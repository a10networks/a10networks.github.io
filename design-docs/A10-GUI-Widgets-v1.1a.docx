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p14">
  <w:body>
    <w:p w:rsidRPr="000C3186" w:rsidR="00E84AC2" w:rsidP="00A57EE3" w:rsidRDefault="008121D1" w14:paraId="519A4FD7" w14:textId="7DD3828E">
      <w:r w:rsidRPr="000C318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0AACA3B" wp14:editId="77081B3B">
                <wp:simplePos x="0" y="0"/>
                <wp:positionH relativeFrom="column">
                  <wp:posOffset>-706120</wp:posOffset>
                </wp:positionH>
                <wp:positionV relativeFrom="paragraph">
                  <wp:posOffset>2516505</wp:posOffset>
                </wp:positionV>
                <wp:extent cx="6981825" cy="3267710"/>
                <wp:effectExtent l="0" t="0" r="0" b="0"/>
                <wp:wrapTight wrapText="bothSides">
                  <wp:wrapPolygon edited="0">
                    <wp:start x="118" y="378"/>
                    <wp:lineTo x="118" y="21155"/>
                    <wp:lineTo x="21394" y="21155"/>
                    <wp:lineTo x="21394" y="378"/>
                    <wp:lineTo x="118" y="378"/>
                  </wp:wrapPolygon>
                </wp:wrapTight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1825" cy="3267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6AEC" w:rsidP="00750303" w:rsidRDefault="00956AEC" w14:paraId="50F00FB8" w14:textId="5D2F3A7B">
                            <w:pPr>
                              <w:pBdr>
                                <w:bottom w:val="single" w:color="FFFFFF" w:themeColor="background1" w:sz="4" w:space="1"/>
                              </w:pBdr>
                              <w:rPr>
                                <w:rFonts w:ascii="Calibri" w:hAnsi="Calibri"/>
                                <w:b/>
                                <w:color w:val="FFFFFF"/>
                                <w:sz w:val="7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72"/>
                              </w:rPr>
                              <w:t>A10 GUI Widgets</w:t>
                            </w:r>
                          </w:p>
                          <w:p w:rsidR="00956AEC" w:rsidP="00750303" w:rsidRDefault="00956AEC" w14:paraId="16477462" w14:textId="1DDD2022">
                            <w:pPr>
                              <w:rPr>
                                <w:rFonts w:ascii="Calibri" w:hAnsi="Calibri"/>
                                <w:b/>
                                <w:i/>
                                <w:color w:val="FFFFFF"/>
                                <w:sz w:val="28"/>
                                <w:szCs w:val="28"/>
                              </w:rPr>
                            </w:pPr>
                            <w:r w:rsidRPr="00750303">
                              <w:rPr>
                                <w:rFonts w:ascii="Calibri" w:hAnsi="Calibri"/>
                                <w:b/>
                                <w:i/>
                                <w:color w:val="FFFFFF"/>
                                <w:sz w:val="28"/>
                                <w:szCs w:val="28"/>
                              </w:rPr>
                              <w:t>Engineering Design Document</w:t>
                            </w:r>
                          </w:p>
                          <w:p w:rsidRPr="00750303" w:rsidR="00956AEC" w:rsidP="00750303" w:rsidRDefault="00956AEC" w14:paraId="47266A67" w14:textId="27CCD825">
                            <w:pPr>
                              <w:rPr>
                                <w:rFonts w:ascii="Calibri" w:hAnsi="Calibri"/>
                                <w:i/>
                                <w:color w:val="FFFFFF"/>
                                <w:sz w:val="28"/>
                                <w:szCs w:val="28"/>
                              </w:rPr>
                            </w:pPr>
                          </w:p>
                          <w:p w:rsidRPr="00750303" w:rsidR="00956AEC" w:rsidP="00750303" w:rsidRDefault="00956AEC" w14:paraId="788CDE67" w14:textId="6AA0F56E">
                            <w:pPr>
                              <w:rPr>
                                <w:rFonts w:ascii="Calibri" w:hAnsi="Calibri"/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 xml:space="preserve">Version </w:t>
                            </w:r>
                            <w:del w:author="Peter Chuang （莊偉華）" w:date="2018-01-10T15:36:00Z" w:id="0">
                              <w:r w:rsidDel="00956AEC">
                                <w:rPr>
                                  <w:rFonts w:ascii="Calibri" w:hAnsi="Calibri"/>
                                  <w:color w:val="FFFFFF"/>
                                </w:rPr>
                                <w:delText>6</w:delText>
                              </w:r>
                            </w:del>
                            <w:ins w:author="Peter Chuang （莊偉華）" w:date="2018-01-10T15:36:00Z" w:id="1"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1.0a</w:t>
                              </w:r>
                            </w:ins>
                          </w:p>
                          <w:p w:rsidRPr="00750303" w:rsidR="00956AEC" w:rsidP="00750303" w:rsidRDefault="00956AEC" w14:paraId="5931E02C" w14:textId="7B334B67">
                            <w:pPr>
                              <w:rPr>
                                <w:rFonts w:ascii="Calibri" w:hAnsi="Calibri"/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201</w:t>
                            </w:r>
                            <w:r>
                              <w:rPr>
                                <w:rFonts w:hint="eastAsia" w:ascii="Calibri" w:hAnsi="Calibri"/>
                                <w:color w:val="FFFFFF"/>
                              </w:rPr>
                              <w:t>8</w:t>
                            </w:r>
                            <w:r>
                              <w:rPr>
                                <w:rFonts w:ascii="Calibri" w:hAnsi="Calibri"/>
                                <w:color w:val="FFFFFF"/>
                              </w:rPr>
                              <w:t>/</w:t>
                            </w:r>
                            <w:r>
                              <w:rPr>
                                <w:rFonts w:hint="eastAsia" w:ascii="Calibri" w:hAnsi="Calibri"/>
                                <w:color w:val="FFFFFF"/>
                              </w:rPr>
                              <w:t>01</w:t>
                            </w:r>
                            <w:r w:rsidRPr="00750303">
                              <w:rPr>
                                <w:rFonts w:ascii="Calibri" w:hAnsi="Calibri"/>
                                <w:color w:val="FFFFFF"/>
                              </w:rPr>
                              <w:t>/</w:t>
                            </w:r>
                            <w:del w:author="Peter Chuang （莊偉華）" w:date="2018-01-10T15:36:00Z" w:id="2">
                              <w:r w:rsidDel="00956AEC">
                                <w:rPr>
                                  <w:rFonts w:hint="eastAsia" w:ascii="Calibri" w:hAnsi="Calibri"/>
                                  <w:color w:val="FFFFFF"/>
                                </w:rPr>
                                <w:delText>0</w:delText>
                              </w:r>
                              <w:r w:rsidDel="00956AEC">
                                <w:rPr>
                                  <w:rFonts w:ascii="Calibri" w:hAnsi="Calibri"/>
                                  <w:color w:val="FFFFFF"/>
                                </w:rPr>
                                <w:delText>6</w:delText>
                              </w:r>
                            </w:del>
                            <w:ins w:author="Peter Chuang （莊偉華）" w:date="2018-01-10T15:36:00Z" w:id="3">
                              <w:r>
                                <w:rPr>
                                  <w:rFonts w:ascii="Calibri" w:hAnsi="Calibri"/>
                                  <w:color w:val="FFFFFF"/>
                                </w:rPr>
                                <w:t>10</w:t>
                              </w:r>
                            </w:ins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style="position:absolute;margin-left:-55.6pt;margin-top:198.15pt;width:549.75pt;height:257.3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">
                <v:textbox inset=",7.2pt,,7.2pt">
                  <w:txbxContent>
                    <w:p w:rsidR="00956AEC" w:rsidP="00750303" w:rsidRDefault="00956AEC" w14:paraId="50F00FB8" w14:textId="5D2F3A7B">
                      <w:pPr>
                        <w:pBdr>
                          <w:bottom w:val="single" w:color="FFFFFF" w:themeColor="background1" w:sz="4" w:space="1"/>
                        </w:pBdr>
                        <w:rPr>
                          <w:rFonts w:ascii="Calibri" w:hAnsi="Calibri"/>
                          <w:b/>
                          <w:color w:val="FFFFFF"/>
                          <w:sz w:val="72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72"/>
                        </w:rPr>
                        <w:t>A10 GUI Widgets</w:t>
                      </w:r>
                    </w:p>
                    <w:p w:rsidR="00956AEC" w:rsidP="00750303" w:rsidRDefault="00956AEC" w14:paraId="16477462" w14:textId="1DDD2022">
                      <w:pPr>
                        <w:rPr>
                          <w:rFonts w:ascii="Calibri" w:hAnsi="Calibri"/>
                          <w:b/>
                          <w:i/>
                          <w:color w:val="FFFFFF"/>
                          <w:sz w:val="28"/>
                          <w:szCs w:val="28"/>
                        </w:rPr>
                      </w:pPr>
                      <w:r w:rsidRPr="00750303">
                        <w:rPr>
                          <w:rFonts w:ascii="Calibri" w:hAnsi="Calibri"/>
                          <w:b/>
                          <w:i/>
                          <w:color w:val="FFFFFF"/>
                          <w:sz w:val="28"/>
                          <w:szCs w:val="28"/>
                        </w:rPr>
                        <w:t>Engineering Design Document</w:t>
                      </w:r>
                    </w:p>
                    <w:p w:rsidRPr="00750303" w:rsidR="00956AEC" w:rsidP="00750303" w:rsidRDefault="00956AEC" w14:paraId="47266A67" w14:textId="27CCD825">
                      <w:pPr>
                        <w:rPr>
                          <w:rFonts w:ascii="Calibri" w:hAnsi="Calibri"/>
                          <w:i/>
                          <w:color w:val="FFFFFF"/>
                          <w:sz w:val="28"/>
                          <w:szCs w:val="28"/>
                        </w:rPr>
                      </w:pPr>
                    </w:p>
                    <w:p w:rsidRPr="00750303" w:rsidR="00956AEC" w:rsidP="00750303" w:rsidRDefault="00956AEC" w14:paraId="788CDE67" w14:textId="6AA0F56E">
                      <w:pPr>
                        <w:rPr>
                          <w:rFonts w:ascii="Calibri" w:hAnsi="Calibri"/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color w:val="FFFFFF"/>
                        </w:rPr>
                        <w:t xml:space="preserve">Version </w:t>
                      </w:r>
                      <w:del w:author="Peter Chuang （莊偉華）" w:date="2018-01-10T15:36:00Z" w:id="4">
                        <w:r w:rsidDel="00956AEC">
                          <w:rPr>
                            <w:rFonts w:ascii="Calibri" w:hAnsi="Calibri"/>
                            <w:color w:val="FFFFFF"/>
                          </w:rPr>
                          <w:delText>6</w:delText>
                        </w:r>
                      </w:del>
                      <w:ins w:author="Peter Chuang （莊偉華）" w:date="2018-01-10T15:36:00Z" w:id="5">
                        <w:r>
                          <w:rPr>
                            <w:rFonts w:ascii="Calibri" w:hAnsi="Calibri"/>
                            <w:color w:val="FFFFFF"/>
                          </w:rPr>
                          <w:t>1.0a</w:t>
                        </w:r>
                      </w:ins>
                    </w:p>
                    <w:p w:rsidRPr="00750303" w:rsidR="00956AEC" w:rsidP="00750303" w:rsidRDefault="00956AEC" w14:paraId="5931E02C" w14:textId="7B334B67">
                      <w:pPr>
                        <w:rPr>
                          <w:rFonts w:ascii="Calibri" w:hAnsi="Calibri"/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color w:val="FFFFFF"/>
                        </w:rPr>
                        <w:t>201</w:t>
                      </w:r>
                      <w:r>
                        <w:rPr>
                          <w:rFonts w:hint="eastAsia" w:ascii="Calibri" w:hAnsi="Calibri"/>
                          <w:color w:val="FFFFFF"/>
                        </w:rPr>
                        <w:t>8</w:t>
                      </w:r>
                      <w:r>
                        <w:rPr>
                          <w:rFonts w:ascii="Calibri" w:hAnsi="Calibri"/>
                          <w:color w:val="FFFFFF"/>
                        </w:rPr>
                        <w:t>/</w:t>
                      </w:r>
                      <w:r>
                        <w:rPr>
                          <w:rFonts w:hint="eastAsia" w:ascii="Calibri" w:hAnsi="Calibri"/>
                          <w:color w:val="FFFFFF"/>
                        </w:rPr>
                        <w:t>01</w:t>
                      </w:r>
                      <w:r w:rsidRPr="00750303">
                        <w:rPr>
                          <w:rFonts w:ascii="Calibri" w:hAnsi="Calibri"/>
                          <w:color w:val="FFFFFF"/>
                        </w:rPr>
                        <w:t>/</w:t>
                      </w:r>
                      <w:del w:author="Peter Chuang （莊偉華）" w:date="2018-01-10T15:36:00Z" w:id="6">
                        <w:r w:rsidDel="00956AEC">
                          <w:rPr>
                            <w:rFonts w:hint="eastAsia" w:ascii="Calibri" w:hAnsi="Calibri"/>
                            <w:color w:val="FFFFFF"/>
                          </w:rPr>
                          <w:delText>0</w:delText>
                        </w:r>
                        <w:r w:rsidDel="00956AEC">
                          <w:rPr>
                            <w:rFonts w:ascii="Calibri" w:hAnsi="Calibri"/>
                            <w:color w:val="FFFFFF"/>
                          </w:rPr>
                          <w:delText>6</w:delText>
                        </w:r>
                      </w:del>
                      <w:ins w:author="Peter Chuang （莊偉華）" w:date="2018-01-10T15:36:00Z" w:id="7">
                        <w:r>
                          <w:rPr>
                            <w:rFonts w:ascii="Calibri" w:hAnsi="Calibri"/>
                            <w:color w:val="FFFFFF"/>
                          </w:rPr>
                          <w:t>10</w:t>
                        </w:r>
                      </w:ins>
                    </w:p>
                  </w:txbxContent>
                </v:textbox>
                <w10:wrap type="tight"/>
              </v:shape>
            </w:pict>
          </mc:Fallback>
        </mc:AlternateContent>
      </w:r>
      <w:r w:rsidRPr="000C3186" w:rsidR="0082726E">
        <w:rPr>
          <w:noProof/>
          <w:lang w:eastAsia="zh-CN"/>
        </w:rPr>
        <w:drawing>
          <wp:anchor distT="0" distB="0" distL="114300" distR="114300" simplePos="0" relativeHeight="251658241" behindDoc="1" locked="0" layoutInCell="1" allowOverlap="1" wp14:anchorId="6F9E3D8C" wp14:editId="37EBEC35">
            <wp:simplePos x="0" y="0"/>
            <wp:positionH relativeFrom="column">
              <wp:posOffset>-1247140</wp:posOffset>
            </wp:positionH>
            <wp:positionV relativeFrom="paragraph">
              <wp:posOffset>-40640</wp:posOffset>
            </wp:positionV>
            <wp:extent cx="7772400" cy="8118475"/>
            <wp:effectExtent l="0" t="0" r="0" b="0"/>
            <wp:wrapNone/>
            <wp:docPr id="2" name="Picture 2" descr="Cov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verP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811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C318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9FBF6A0" wp14:editId="70D18A89">
                <wp:simplePos x="0" y="0"/>
                <wp:positionH relativeFrom="column">
                  <wp:posOffset>-1142365</wp:posOffset>
                </wp:positionH>
                <wp:positionV relativeFrom="paragraph">
                  <wp:posOffset>-916305</wp:posOffset>
                </wp:positionV>
                <wp:extent cx="7772400" cy="10894060"/>
                <wp:effectExtent l="0" t="0" r="19050" b="2159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894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pic="http://schemas.openxmlformats.org/drawingml/2006/picture" xmlns:a14="http://schemas.microsoft.com/office/drawing/2010/main"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  <w:pict>
              <v:rect id="Rectangle 5" style="position:absolute;margin-left:-89.95pt;margin-top:-72.15pt;width:612pt;height:857.8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w14:anchorId="2357AB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"/>
            </w:pict>
          </mc:Fallback>
        </mc:AlternateContent>
      </w:r>
      <w:r w:rsidRPr="000C318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71CA29C" wp14:editId="31BCAF71">
                <wp:simplePos x="0" y="0"/>
                <wp:positionH relativeFrom="column">
                  <wp:posOffset>114300</wp:posOffset>
                </wp:positionH>
                <wp:positionV relativeFrom="paragraph">
                  <wp:posOffset>5257800</wp:posOffset>
                </wp:positionV>
                <wp:extent cx="5486400" cy="1371600"/>
                <wp:effectExtent l="0" t="0" r="0" b="0"/>
                <wp:wrapTight wrapText="bothSides">
                  <wp:wrapPolygon edited="0">
                    <wp:start x="150" y="900"/>
                    <wp:lineTo x="150" y="20700"/>
                    <wp:lineTo x="21375" y="20700"/>
                    <wp:lineTo x="21375" y="900"/>
                    <wp:lineTo x="150" y="900"/>
                  </wp:wrapPolygon>
                </wp:wrapTight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6AEC" w:rsidP="005C1809" w:rsidRDefault="00956AEC" w14:paraId="72C03EFC" w14:textId="77777777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style="position:absolute;margin-left:9pt;margin-top:414pt;width:6in;height:108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">
                <v:textbox inset=",7.2pt,,7.2pt">
                  <w:txbxContent>
                    <w:p w:rsidR="00956AEC" w:rsidP="005C1809" w:rsidRDefault="00956AEC" w14:paraId="72C03EFC" w14:textId="77777777"/>
                  </w:txbxContent>
                </v:textbox>
                <w10:wrap type="tight"/>
              </v:shape>
            </w:pict>
          </mc:Fallback>
        </mc:AlternateContent>
      </w:r>
      <w:r w:rsidRPr="000C3186" w:rsidR="00223B72">
        <w:br w:type="page"/>
      </w:r>
    </w:p>
    <w:p w:rsidRPr="000C3186" w:rsidR="00E84AC2" w:rsidP="00E84AC2" w:rsidRDefault="314025A9" w14:paraId="27F5C013" w14:textId="77777777" w14:noSpellErr="1">
      <w:pPr>
        <w:pStyle w:val="aa"/>
        <w:keepNext/>
        <w:jc w:val="center"/>
      </w:pPr>
      <w:r>
        <w:rPr/>
        <w:lastRenderedPageBreak/>
        <w:t>Revision History</w:t>
      </w:r>
    </w:p>
    <w:tbl>
      <w:tblPr>
        <w:tblStyle w:val="ListTable3-Accent11"/>
        <w:tblW w:w="8637" w:type="dxa"/>
        <w:tblLook w:val="04A0" w:firstRow="1" w:lastRow="0" w:firstColumn="1" w:lastColumn="0" w:noHBand="0" w:noVBand="1"/>
        <w:tblPrChange w:author="Willy Liu" w:date="2018-01-09T23:56:00Z" w:id="8">
          <w:tblPr>
            <w:tblStyle w:val="ListTable3-Accent11"/>
            <w:tblW w:w="8637" w:type="dxa"/>
            <w:tblLook w:val="04A0" w:firstRow="1" w:lastRow="0" w:firstColumn="1" w:lastColumn="0" w:noHBand="0" w:noVBand="1"/>
          </w:tblPr>
        </w:tblPrChange>
      </w:tblPr>
      <w:tblGrid>
        <w:gridCol w:w="1894"/>
        <w:gridCol w:w="1920"/>
        <w:gridCol w:w="2485"/>
        <w:gridCol w:w="2338"/>
        <w:tblGridChange w:id="9">
          <w:tblGrid>
            <w:gridCol w:w="1836"/>
            <w:gridCol w:w="1391"/>
            <w:gridCol w:w="545"/>
            <w:gridCol w:w="1014"/>
            <w:gridCol w:w="1843"/>
            <w:gridCol w:w="2008"/>
          </w:tblGrid>
        </w:tblGridChange>
      </w:tblGrid>
      <w:tr w:rsidRPr="00A57EE3" w:rsidR="00E84AC2" w:rsidTr="3FC1A9CB" w14:paraId="450A0446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dxa"/>
            <w:tcMar/>
            <w:tcPrChange w:author="Willy Liu" w:date="2018-01-09T23:56:00Z" w:id="10">
              <w:tcPr>
                <w:tcW w:w="3227" w:type="dxa"/>
                <w:gridSpan w:val="2"/>
              </w:tcPr>
            </w:tcPrChange>
          </w:tcPr>
          <w:p w:rsidRPr="00A57EE3" w:rsidR="00E84AC2" w:rsidP="314025A9" w:rsidRDefault="314025A9" w14:paraId="19D671FF" w14:textId="77777777" w14:noSpellErr="1">
            <w:pPr>
              <w:cnfStyle w:val="101000000100" w:firstRow="1" w:lastRow="0" w:firstColumn="1" w:lastColumn="0" w:oddVBand="0" w:evenVBand="0" w:oddHBand="0" w:evenHBand="0" w:firstRowFirstColumn="1" w:firstRowLastColumn="0" w:lastRowFirstColumn="0" w:lastRowLastColumn="0"/>
              <w:rPr>
                <w:sz w:val="22"/>
                <w:szCs w:val="22"/>
              </w:rPr>
            </w:pPr>
            <w:r w:rsidRPr="314025A9">
              <w:rPr>
                <w:sz w:val="22"/>
                <w:szCs w:val="22"/>
              </w:rPr>
              <w:t>Author / Editor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11">
              <w:tcPr>
                <w:tcW w:w="1559" w:type="dxa"/>
                <w:gridSpan w:val="2"/>
              </w:tcPr>
            </w:tcPrChange>
          </w:tcPr>
          <w:p w:rsidRPr="00A57EE3" w:rsidR="00E84AC2" w:rsidP="314025A9" w:rsidRDefault="314025A9" w14:paraId="52DFF5FD" w14:textId="77777777" w14:noSpellErr="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314025A9">
              <w:rPr>
                <w:sz w:val="22"/>
                <w:szCs w:val="22"/>
              </w:rPr>
              <w:t>Revision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12">
              <w:tcPr>
                <w:tcW w:w="1843" w:type="dxa"/>
              </w:tcPr>
            </w:tcPrChange>
          </w:tcPr>
          <w:p w:rsidRPr="00A57EE3" w:rsidR="00E84AC2" w:rsidP="314025A9" w:rsidRDefault="314025A9" w14:paraId="74ECC725" w14:textId="77777777" w14:noSpellErr="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314025A9">
              <w:rPr>
                <w:sz w:val="22"/>
                <w:szCs w:val="22"/>
              </w:rPr>
              <w:t>Date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13">
              <w:tcPr>
                <w:tcW w:w="2008" w:type="dxa"/>
              </w:tcPr>
            </w:tcPrChange>
          </w:tcPr>
          <w:p w:rsidRPr="00A57EE3" w:rsidR="00E84AC2" w:rsidP="314025A9" w:rsidRDefault="314025A9" w14:paraId="3AA0C749" w14:textId="77777777" w14:noSpellErr="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314025A9">
              <w:rPr>
                <w:sz w:val="22"/>
                <w:szCs w:val="22"/>
              </w:rPr>
              <w:t>Comments</w:t>
            </w:r>
          </w:p>
        </w:tc>
      </w:tr>
      <w:tr w:rsidRPr="00A57EE3" w:rsidR="00E84AC2" w:rsidTr="3FC1A9CB" w14:paraId="14D5C00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Willy Liu" w:date="2018-01-09T23:56:00Z" w:id="14">
              <w:tcPr>
                <w:tcW w:w="3227" w:type="dxa"/>
                <w:gridSpan w:val="2"/>
              </w:tcPr>
            </w:tcPrChange>
          </w:tcPr>
          <w:p w:rsidRPr="00A57EE3" w:rsidR="00E84AC2" w:rsidP="314025A9" w:rsidRDefault="00BB0D2C" w14:paraId="2C52D995" w14:textId="15180C13" w14:noSpellErr="1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 xml:space="preserve">Steven Huang / </w:t>
            </w:r>
            <w:r w:rsidR="00CA44E4">
              <w:rPr>
                <w:b w:val="0"/>
                <w:bCs w:val="0"/>
                <w:sz w:val="22"/>
                <w:szCs w:val="22"/>
              </w:rPr>
              <w:t>Rui Zhang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15">
              <w:tcPr>
                <w:tcW w:w="1559" w:type="dxa"/>
                <w:gridSpan w:val="2"/>
              </w:tcPr>
            </w:tcPrChange>
          </w:tcPr>
          <w:p w:rsidRPr="00427336" w:rsidR="00E84AC2" w:rsidP="00DF5580" w:rsidRDefault="00956AEC" w14:paraId="0171EF0B" w14:textId="04CDFD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ins w:author="Peter Chuang （莊偉華）" w:date="2018-01-10T15:36:00Z" w:id="16">
              <w:r>
                <w:rPr>
                  <w:sz w:val="22"/>
                  <w:szCs w:val="22"/>
                </w:rPr>
                <w:t>0.</w:t>
              </w:r>
            </w:ins>
            <w:r w:rsidRPr="00427336" w:rsidR="00137206">
              <w:rPr>
                <w:sz w:val="22"/>
                <w:szCs w:val="22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17">
              <w:tcPr>
                <w:tcW w:w="1843" w:type="dxa"/>
              </w:tcPr>
            </w:tcPrChange>
          </w:tcPr>
          <w:p w:rsidRPr="00A57EE3" w:rsidR="00E84AC2" w:rsidP="314025A9" w:rsidRDefault="00CA44E4" w14:paraId="0AEC182B" w14:textId="5CFE87A3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12/29</w:t>
            </w:r>
            <w:r w:rsidR="00261604">
              <w:rPr>
                <w:sz w:val="22"/>
                <w:szCs w:val="22"/>
              </w:rPr>
              <w:t>/</w:t>
            </w:r>
            <w:ins w:author="Peter Chuang （莊偉華）" w:date="2018-01-10T15:37:00Z" w:id="18">
              <w:r w:rsidR="00956AEC">
                <w:rPr>
                  <w:sz w:val="22"/>
                  <w:szCs w:val="22"/>
                </w:rPr>
                <w:t>20</w:t>
              </w:r>
            </w:ins>
            <w:r w:rsidR="00261604">
              <w:rPr>
                <w:sz w:val="22"/>
                <w:szCs w:val="22"/>
              </w:rPr>
              <w:t>17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19">
              <w:tcPr>
                <w:tcW w:w="2008" w:type="dxa"/>
              </w:tcPr>
            </w:tcPrChange>
          </w:tcPr>
          <w:p w:rsidRPr="00A57EE3" w:rsidR="00E84AC2" w:rsidP="314025A9" w:rsidRDefault="314025A9" w14:paraId="1E67F2AE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314025A9">
              <w:rPr>
                <w:sz w:val="22"/>
                <w:szCs w:val="22"/>
              </w:rPr>
              <w:t>Initial draft</w:t>
            </w:r>
          </w:p>
        </w:tc>
      </w:tr>
      <w:tr w:rsidRPr="00A57EE3" w:rsidR="00BB0D2C" w:rsidTr="3FC1A9CB" w14:paraId="7B1F0570" w14:textId="77777777">
        <w:trPr>
          <w:trHeight w:val="315"/>
          <w:trPrChange w:author="Willy Liu" w:date="2018-01-09T23:56:00Z" w:id="20">
            <w:trPr>
              <w:trHeight w:val="315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Willy Liu" w:date="2018-01-09T23:56:00Z" w:id="21">
              <w:tcPr>
                <w:tcW w:w="3227" w:type="dxa"/>
                <w:gridSpan w:val="2"/>
              </w:tcPr>
            </w:tcPrChange>
          </w:tcPr>
          <w:p w:rsidRPr="00A57EE3" w:rsidR="00BB0D2C" w:rsidP="00BB0D2C" w:rsidRDefault="00BB0D2C" w14:paraId="6733F729" w14:textId="06490041" w14:noSpellErr="1">
            <w:pPr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Steven Huang / Rui Zhang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22">
              <w:tcPr>
                <w:tcW w:w="1559" w:type="dxa"/>
                <w:gridSpan w:val="2"/>
              </w:tcPr>
            </w:tcPrChange>
          </w:tcPr>
          <w:p w:rsidRPr="0046799E" w:rsidR="00BB0D2C" w:rsidP="00BB0D2C" w:rsidRDefault="00956AEC" w14:paraId="4F9DCDB4" w14:textId="6DD311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ins w:author="Peter Chuang （莊偉華）" w:date="2018-01-10T15:36:00Z" w:id="23">
              <w:r>
                <w:rPr>
                  <w:sz w:val="22"/>
                  <w:szCs w:val="22"/>
                </w:rPr>
                <w:t>0.2</w:t>
              </w:r>
            </w:ins>
            <w:del w:author="Peter Chuang （莊偉華）" w:date="2018-01-10T15:36:00Z" w:id="24">
              <w:r w:rsidRPr="21CB161F" w:rsidDel="00956AEC" w:rsidR="0046799E">
                <w:rPr>
                  <w:sz w:val="22"/>
                  <w:szCs w:val="22"/>
                </w:rPr>
                <w:delText>2</w:delText>
              </w:r>
            </w:del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25">
              <w:tcPr>
                <w:tcW w:w="1843" w:type="dxa"/>
              </w:tcPr>
            </w:tcPrChange>
          </w:tcPr>
          <w:p w:rsidRPr="00A57EE3" w:rsidR="00BB0D2C" w:rsidP="00BB0D2C" w:rsidRDefault="00BB0D2C" w14:paraId="73E94077" w14:textId="6C66C06F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del w:author="Peter Chuang （莊偉華）" w:date="2018-01-10T15:37:00Z" w:id="26">
              <w:r w:rsidDel="00956AEC">
                <w:rPr>
                  <w:sz w:val="22"/>
                  <w:szCs w:val="22"/>
                </w:rPr>
                <w:delText>0</w:delText>
              </w:r>
            </w:del>
            <w:r>
              <w:rPr>
                <w:sz w:val="22"/>
                <w:szCs w:val="22"/>
              </w:rPr>
              <w:t>1/</w:t>
            </w:r>
            <w:del w:author="Peter Chuang （莊偉華）" w:date="2018-01-10T15:37:00Z" w:id="27">
              <w:r w:rsidDel="00956AEC">
                <w:rPr>
                  <w:sz w:val="22"/>
                  <w:szCs w:val="22"/>
                </w:rPr>
                <w:delText>0</w:delText>
              </w:r>
            </w:del>
            <w:r>
              <w:rPr>
                <w:sz w:val="22"/>
                <w:szCs w:val="22"/>
              </w:rPr>
              <w:t>2/</w:t>
            </w:r>
            <w:ins w:author="Peter Chuang （莊偉華）" w:date="2018-01-10T15:37:00Z" w:id="28">
              <w:r w:rsidR="00956AEC">
                <w:rPr>
                  <w:sz w:val="22"/>
                  <w:szCs w:val="22"/>
                </w:rPr>
                <w:t>20</w:t>
              </w:r>
            </w:ins>
            <w:r>
              <w:rPr>
                <w:sz w:val="22"/>
                <w:szCs w:val="22"/>
              </w:rPr>
              <w:t>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29">
              <w:tcPr>
                <w:tcW w:w="2008" w:type="dxa"/>
              </w:tcPr>
            </w:tcPrChange>
          </w:tcPr>
          <w:p w:rsidRPr="00A57EE3" w:rsidR="00BB0D2C" w:rsidP="00BB0D2C" w:rsidRDefault="00BB0D2C" w14:paraId="565AF969" w14:textId="3C1133F9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314025A9">
              <w:rPr>
                <w:sz w:val="22"/>
                <w:szCs w:val="22"/>
              </w:rPr>
              <w:t>Initial draft</w:t>
            </w:r>
          </w:p>
        </w:tc>
      </w:tr>
      <w:tr w:rsidRPr="00A57EE3" w:rsidR="002B4DB7" w:rsidTr="3FC1A9CB" w14:paraId="1929431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Willy Liu" w:date="2018-01-09T23:56:00Z" w:id="30">
              <w:tcPr>
                <w:tcW w:w="3227" w:type="dxa"/>
                <w:gridSpan w:val="2"/>
              </w:tcPr>
            </w:tcPrChange>
          </w:tcPr>
          <w:p w:rsidRPr="00427336" w:rsidR="002B4DB7" w:rsidP="002B4DB7" w:rsidRDefault="002B4DB7" w14:paraId="702080C9" w14:textId="4FBC13EF" w14:noSpellErr="1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Steven Huang / Rui Zhang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31">
              <w:tcPr>
                <w:tcW w:w="1559" w:type="dxa"/>
                <w:gridSpan w:val="2"/>
              </w:tcPr>
            </w:tcPrChange>
          </w:tcPr>
          <w:p w:rsidRPr="00427336" w:rsidR="002B4DB7" w:rsidP="002B4DB7" w:rsidRDefault="00956AEC" w14:paraId="29F99CD3" w14:textId="23B26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ins w:author="Peter Chuang （莊偉華）" w:date="2018-01-10T15:36:00Z" w:id="32">
              <w:r>
                <w:rPr>
                  <w:sz w:val="22"/>
                  <w:szCs w:val="22"/>
                </w:rPr>
                <w:t>0.</w:t>
              </w:r>
            </w:ins>
            <w:r w:rsidRPr="21CB161F" w:rsidR="002B4DB7">
              <w:rPr>
                <w:sz w:val="22"/>
                <w:szCs w:val="22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33">
              <w:tcPr>
                <w:tcW w:w="1843" w:type="dxa"/>
              </w:tcPr>
            </w:tcPrChange>
          </w:tcPr>
          <w:p w:rsidRPr="00427336" w:rsidR="002B4DB7" w:rsidP="002B4DB7" w:rsidRDefault="002B4DB7" w14:paraId="68022397" w14:textId="42472A22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del w:author="Peter Chuang （莊偉華）" w:date="2018-01-10T15:37:00Z" w:id="34">
              <w:r w:rsidDel="00956AEC">
                <w:rPr>
                  <w:sz w:val="22"/>
                  <w:szCs w:val="22"/>
                </w:rPr>
                <w:delText>0</w:delText>
              </w:r>
            </w:del>
            <w:r>
              <w:rPr>
                <w:sz w:val="22"/>
                <w:szCs w:val="22"/>
              </w:rPr>
              <w:t>1/</w:t>
            </w:r>
            <w:del w:author="Peter Chuang （莊偉華）" w:date="2018-01-10T15:37:00Z" w:id="35">
              <w:r w:rsidDel="00956AEC">
                <w:rPr>
                  <w:sz w:val="22"/>
                  <w:szCs w:val="22"/>
                </w:rPr>
                <w:delText>0</w:delText>
              </w:r>
            </w:del>
            <w:r>
              <w:rPr>
                <w:sz w:val="22"/>
                <w:szCs w:val="22"/>
              </w:rPr>
              <w:t>4/</w:t>
            </w:r>
            <w:ins w:author="Peter Chuang （莊偉華）" w:date="2018-01-10T15:37:00Z" w:id="36">
              <w:r w:rsidR="00956AEC">
                <w:rPr>
                  <w:sz w:val="22"/>
                  <w:szCs w:val="22"/>
                </w:rPr>
                <w:t>20</w:t>
              </w:r>
            </w:ins>
            <w:r>
              <w:rPr>
                <w:sz w:val="22"/>
                <w:szCs w:val="22"/>
              </w:rPr>
              <w:t>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37">
              <w:tcPr>
                <w:tcW w:w="2008" w:type="dxa"/>
              </w:tcPr>
            </w:tcPrChange>
          </w:tcPr>
          <w:p w:rsidRPr="000E15A2" w:rsidR="002B4DB7" w:rsidP="002B4DB7" w:rsidRDefault="002B4DB7" w14:paraId="351C4900" w14:textId="4000CC0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314025A9">
              <w:rPr>
                <w:sz w:val="22"/>
                <w:szCs w:val="22"/>
              </w:rPr>
              <w:t>Initial draft</w:t>
            </w:r>
          </w:p>
        </w:tc>
      </w:tr>
      <w:tr w:rsidRPr="00A57EE3" w:rsidR="00C84B65" w:rsidTr="3FC1A9CB" w14:paraId="21C63C1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Willy Liu" w:date="2018-01-09T23:56:00Z" w:id="38">
              <w:tcPr>
                <w:tcW w:w="3227" w:type="dxa"/>
                <w:gridSpan w:val="2"/>
              </w:tcPr>
            </w:tcPrChange>
          </w:tcPr>
          <w:p w:rsidR="00C84B65" w:rsidP="00C84B65" w:rsidRDefault="00C84B65" w14:paraId="7E459315" w14:textId="744CDC17" w14:noSpellErr="1">
            <w:pPr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Steven Huang / Rui Zhang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39">
              <w:tcPr>
                <w:tcW w:w="1559" w:type="dxa"/>
                <w:gridSpan w:val="2"/>
              </w:tcPr>
            </w:tcPrChange>
          </w:tcPr>
          <w:p w:rsidRPr="00C84B65" w:rsidR="00C84B65" w:rsidP="3FC1A9CB" w:rsidRDefault="00956AEC" w14:paraId="4E288FE7" w14:textId="0C6ABD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eastAsia="宋体" w:cs="宋体"/>
                <w:sz w:val="22"/>
                <w:szCs w:val="22"/>
                <w:lang w:eastAsia="zh-CN"/>
                <w:rPrChange w:author="Roll Tsai" w:date="2018-08-23T01:13:39.2974155" w:id="1488812560">
                  <w:rPr/>
                </w:rPrChange>
              </w:rPr>
              <w:pPrChange w:author="Roll Tsai" w:date="2018-08-23T01:13:39.2974155" w:id="1616477412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author="Peter Chuang （莊偉華）" w:date="2018-01-10T15:36:00Z" w:id="40">
              <w:r w:rsidRPr="652DBFB5">
                <w:rPr>
                  <w:sz w:val="22"/>
                  <w:szCs w:val="22"/>
                  <w:lang w:eastAsia="zh-CN"/>
                  <w:rPrChange w:author="Roll Tsai" w:date="2018-08-22T23:07:51.0900951" w:id="926969085">
                    <w:rPr>
                      <w:rFonts w:eastAsia="宋体"/>
                      <w:sz w:val="22"/>
                      <w:szCs w:val="22"/>
                      <w:lang w:eastAsia="zh-CN"/>
                    </w:rPr>
                  </w:rPrChange>
                </w:rPr>
                <w:t>0.</w:t>
              </w:r>
            </w:ins>
            <w:r w:rsidRPr="652DBFB5" w:rsidR="00C84B65">
              <w:rPr>
                <w:sz w:val="22"/>
                <w:szCs w:val="22"/>
                <w:lang w:eastAsia="zh-CN"/>
                <w:rPrChange w:author="Roll Tsai" w:date="2018-08-22T23:07:51.0900951" w:id="1150053401">
                  <w:rPr>
                    <w:rFonts w:eastAsia="宋体"/>
                    <w:sz w:val="22"/>
                    <w:szCs w:val="22"/>
                    <w:lang w:eastAsia="zh-CN"/>
                  </w:rPr>
                </w:rPrChange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41">
              <w:tcPr>
                <w:tcW w:w="1843" w:type="dxa"/>
              </w:tcPr>
            </w:tcPrChange>
          </w:tcPr>
          <w:p w:rsidR="00C84B65" w:rsidP="00C84B65" w:rsidRDefault="00C84B65" w14:paraId="052573C1" w14:textId="57DCC402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del w:author="Peter Chuang （莊偉華）" w:date="2018-01-10T15:37:00Z" w:id="42">
              <w:r w:rsidDel="00956AEC">
                <w:rPr>
                  <w:sz w:val="22"/>
                  <w:szCs w:val="22"/>
                </w:rPr>
                <w:delText>0</w:delText>
              </w:r>
            </w:del>
            <w:r>
              <w:rPr>
                <w:sz w:val="22"/>
                <w:szCs w:val="22"/>
              </w:rPr>
              <w:t>1/</w:t>
            </w:r>
            <w:del w:author="Peter Chuang （莊偉華）" w:date="2018-01-10T15:37:00Z" w:id="43">
              <w:r w:rsidDel="00956AEC">
                <w:rPr>
                  <w:sz w:val="22"/>
                  <w:szCs w:val="22"/>
                </w:rPr>
                <w:delText>0</w:delText>
              </w:r>
            </w:del>
            <w:r>
              <w:rPr>
                <w:sz w:val="22"/>
                <w:szCs w:val="22"/>
              </w:rPr>
              <w:t>5/</w:t>
            </w:r>
            <w:ins w:author="Peter Chuang （莊偉華）" w:date="2018-01-10T15:37:00Z" w:id="44">
              <w:r w:rsidR="00956AEC">
                <w:rPr>
                  <w:sz w:val="22"/>
                  <w:szCs w:val="22"/>
                </w:rPr>
                <w:t>20</w:t>
              </w:r>
            </w:ins>
            <w:r>
              <w:rPr>
                <w:sz w:val="22"/>
                <w:szCs w:val="22"/>
              </w:rPr>
              <w:t>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45">
              <w:tcPr>
                <w:tcW w:w="2008" w:type="dxa"/>
              </w:tcPr>
            </w:tcPrChange>
          </w:tcPr>
          <w:p w:rsidRPr="314025A9" w:rsidR="00C84B65" w:rsidP="00C84B65" w:rsidRDefault="00C84B65" w14:paraId="08D656A2" w14:textId="6E96D303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314025A9">
              <w:rPr>
                <w:sz w:val="22"/>
                <w:szCs w:val="22"/>
              </w:rPr>
              <w:t>Initial draft</w:t>
            </w:r>
          </w:p>
        </w:tc>
      </w:tr>
      <w:tr w:rsidRPr="00A57EE3" w:rsidR="00CB5DEA" w:rsidTr="3FC1A9CB" w14:paraId="5134B68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Willy Liu" w:date="2018-01-09T23:56:00Z" w:id="46">
              <w:tcPr>
                <w:tcW w:w="3227" w:type="dxa"/>
                <w:gridSpan w:val="2"/>
              </w:tcPr>
            </w:tcPrChange>
          </w:tcPr>
          <w:p w:rsidR="00CB5DEA" w:rsidP="00CB5DEA" w:rsidRDefault="00C2583C" w14:paraId="62078D7B" w14:textId="788A9DA4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proofErr w:type="spellStart"/>
            <w:r>
              <w:rPr>
                <w:b w:val="0"/>
                <w:bCs w:val="0"/>
                <w:sz w:val="22"/>
                <w:szCs w:val="22"/>
              </w:rPr>
              <w:t>Zuoping</w:t>
            </w:r>
            <w:proofErr w:type="spellEnd"/>
            <w:r>
              <w:rPr>
                <w:b w:val="0"/>
                <w:bCs w:val="0"/>
                <w:sz w:val="22"/>
                <w:szCs w:val="22"/>
              </w:rPr>
              <w:t xml:space="preserve"> Li</w:t>
            </w:r>
            <w:r w:rsidR="003B2F34">
              <w:rPr>
                <w:b w:val="0"/>
                <w:bCs w:val="0"/>
                <w:sz w:val="22"/>
                <w:szCs w:val="22"/>
              </w:rPr>
              <w:t xml:space="preserve"> / Peter Chuang</w:t>
            </w:r>
            <w:r>
              <w:rPr>
                <w:b w:val="0"/>
                <w:bCs w:val="0"/>
                <w:sz w:val="22"/>
                <w:szCs w:val="22"/>
              </w:rPr>
              <w:t xml:space="preserve"> / </w:t>
            </w:r>
            <w:r w:rsidR="00CB5DEA">
              <w:rPr>
                <w:b w:val="0"/>
                <w:bCs w:val="0"/>
                <w:sz w:val="22"/>
                <w:szCs w:val="22"/>
              </w:rPr>
              <w:t>Steven Huang / Rui Zhang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47">
              <w:tcPr>
                <w:tcW w:w="1559" w:type="dxa"/>
                <w:gridSpan w:val="2"/>
              </w:tcPr>
            </w:tcPrChange>
          </w:tcPr>
          <w:p w:rsidR="00CB5DEA" w:rsidP="3FC1A9CB" w:rsidRDefault="00956AEC" w14:paraId="56CB947A" w14:textId="578D5F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eastAsia="宋体" w:cs="宋体"/>
                <w:sz w:val="22"/>
                <w:szCs w:val="22"/>
                <w:lang w:eastAsia="zh-CN"/>
                <w:rPrChange w:author="Roll Tsai" w:date="2018-08-23T01:13:39.2974155" w:id="125085966">
                  <w:rPr/>
                </w:rPrChange>
              </w:rPr>
              <w:pPrChange w:author="Roll Tsai" w:date="2018-08-23T01:13:39.2974155" w:id="1275867397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author="Peter Chuang （莊偉華）" w:date="2018-01-10T15:36:00Z" w:id="48">
              <w:r w:rsidRPr="652DBFB5">
                <w:rPr>
                  <w:sz w:val="22"/>
                  <w:szCs w:val="22"/>
                  <w:lang w:eastAsia="zh-CN"/>
                  <w:rPrChange w:author="Roll Tsai" w:date="2018-08-22T23:07:51.0900951" w:id="1304104581">
                    <w:rPr>
                      <w:rFonts w:eastAsia="宋体"/>
                      <w:sz w:val="22"/>
                      <w:szCs w:val="22"/>
                      <w:lang w:eastAsia="zh-CN"/>
                    </w:rPr>
                  </w:rPrChange>
                </w:rPr>
                <w:t>0.</w:t>
              </w:r>
            </w:ins>
            <w:r w:rsidRPr="652DBFB5" w:rsidR="00CB5DEA">
              <w:rPr>
                <w:sz w:val="22"/>
                <w:szCs w:val="22"/>
                <w:lang w:eastAsia="zh-CN"/>
                <w:rPrChange w:author="Roll Tsai" w:date="2018-08-22T23:07:51.0900951" w:id="350024490">
                  <w:rPr>
                    <w:rFonts w:eastAsia="宋体"/>
                    <w:sz w:val="22"/>
                    <w:szCs w:val="22"/>
                    <w:lang w:eastAsia="zh-CN"/>
                  </w:rPr>
                </w:rPrChange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49">
              <w:tcPr>
                <w:tcW w:w="1843" w:type="dxa"/>
              </w:tcPr>
            </w:tcPrChange>
          </w:tcPr>
          <w:p w:rsidR="00CB5DEA" w:rsidP="00CB5DEA" w:rsidRDefault="00CB5DEA" w14:paraId="5B0C02A1" w14:textId="211BBC3E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del w:author="Peter Chuang （莊偉華）" w:date="2018-01-10T15:37:00Z" w:id="50">
              <w:r w:rsidDel="00956AEC">
                <w:rPr>
                  <w:sz w:val="22"/>
                  <w:szCs w:val="22"/>
                </w:rPr>
                <w:delText>0</w:delText>
              </w:r>
            </w:del>
            <w:r>
              <w:rPr>
                <w:sz w:val="22"/>
                <w:szCs w:val="22"/>
              </w:rPr>
              <w:t>1/</w:t>
            </w:r>
            <w:del w:author="Peter Chuang （莊偉華）" w:date="2018-01-10T15:37:00Z" w:id="51">
              <w:r w:rsidDel="00956AEC">
                <w:rPr>
                  <w:sz w:val="22"/>
                  <w:szCs w:val="22"/>
                </w:rPr>
                <w:delText>0</w:delText>
              </w:r>
            </w:del>
            <w:r>
              <w:rPr>
                <w:sz w:val="22"/>
                <w:szCs w:val="22"/>
              </w:rPr>
              <w:t>6/</w:t>
            </w:r>
            <w:ins w:author="Peter Chuang （莊偉華）" w:date="2018-01-10T15:37:00Z" w:id="52">
              <w:r w:rsidR="00956AEC">
                <w:rPr>
                  <w:sz w:val="22"/>
                  <w:szCs w:val="22"/>
                </w:rPr>
                <w:t>20</w:t>
              </w:r>
            </w:ins>
            <w:r>
              <w:rPr>
                <w:sz w:val="22"/>
                <w:szCs w:val="22"/>
              </w:rPr>
              <w:t>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53">
              <w:tcPr>
                <w:tcW w:w="2008" w:type="dxa"/>
              </w:tcPr>
            </w:tcPrChange>
          </w:tcPr>
          <w:p w:rsidRPr="314025A9" w:rsidR="00CB5DEA" w:rsidP="00CB5DEA" w:rsidRDefault="00CB5DEA" w14:paraId="76CDD36B" w14:textId="729D67E8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314025A9">
              <w:rPr>
                <w:sz w:val="22"/>
                <w:szCs w:val="22"/>
              </w:rPr>
              <w:t>Initial draft</w:t>
            </w:r>
          </w:p>
        </w:tc>
      </w:tr>
      <w:tr w:rsidRPr="00A57EE3" w:rsidR="00E60F37" w:rsidTr="3FC1A9CB" w14:paraId="0AE23F7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Willy Liu" w:date="2018-01-09T23:56:00Z" w:id="54">
              <w:tcPr>
                <w:tcW w:w="3227" w:type="dxa"/>
                <w:gridSpan w:val="2"/>
              </w:tcPr>
            </w:tcPrChange>
          </w:tcPr>
          <w:p w:rsidRPr="00387BDB" w:rsidR="00E60F37" w:rsidP="00CB5DEA" w:rsidRDefault="00E60F37" w14:paraId="450B7836" w14:textId="650E7DED" w14:noSpellErr="1">
            <w:pPr>
              <w:spacing w:after="120" w:line="264" w:lineRule="auto"/>
              <w:rPr>
                <w:b w:val="0"/>
                <w:bCs w:val="0"/>
                <w:sz w:val="22"/>
                <w:szCs w:val="22"/>
              </w:rPr>
            </w:pPr>
            <w:r w:rsidRPr="00B57708">
              <w:rPr>
                <w:b w:val="0"/>
                <w:bCs w:val="0"/>
                <w:sz w:val="22"/>
                <w:szCs w:val="22"/>
              </w:rPr>
              <w:t>Peter Chuang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55">
              <w:tcPr>
                <w:tcW w:w="1559" w:type="dxa"/>
                <w:gridSpan w:val="2"/>
              </w:tcPr>
            </w:tcPrChange>
          </w:tcPr>
          <w:p w:rsidR="00E60F37" w:rsidP="3FC1A9CB" w:rsidRDefault="00956AEC" w14:paraId="640F99F0" w14:textId="05041B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eastAsia="宋体" w:cs="宋体"/>
                <w:sz w:val="22"/>
                <w:szCs w:val="22"/>
                <w:lang w:eastAsia="zh-CN"/>
                <w:rPrChange w:author="Roll Tsai" w:date="2018-08-23T01:13:39.2974155" w:id="1916159043">
                  <w:rPr/>
                </w:rPrChange>
              </w:rPr>
              <w:pPrChange w:author="Roll Tsai" w:date="2018-08-23T01:13:39.2974155" w:id="38423686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</w:pPrChange>
            </w:pPr>
            <w:ins w:author="Peter Chuang （莊偉華）" w:date="2018-01-10T15:36:00Z" w:id="56">
              <w:r w:rsidRPr="652DBFB5">
                <w:rPr>
                  <w:sz w:val="22"/>
                  <w:szCs w:val="22"/>
                  <w:lang w:eastAsia="zh-CN"/>
                  <w:rPrChange w:author="Roll Tsai" w:date="2018-08-22T23:07:51.0900951" w:id="1474022615">
                    <w:rPr>
                      <w:rFonts w:eastAsia="宋体"/>
                      <w:sz w:val="22"/>
                      <w:szCs w:val="22"/>
                      <w:lang w:eastAsia="zh-CN"/>
                    </w:rPr>
                  </w:rPrChange>
                </w:rPr>
                <w:t>0.</w:t>
              </w:r>
            </w:ins>
            <w:r w:rsidRPr="652DBFB5" w:rsidR="00E60F37">
              <w:rPr>
                <w:sz w:val="22"/>
                <w:szCs w:val="22"/>
                <w:lang w:eastAsia="zh-CN"/>
                <w:rPrChange w:author="Roll Tsai" w:date="2018-08-22T23:07:51.0900951" w:id="586420610">
                  <w:rPr>
                    <w:rFonts w:eastAsia="宋体"/>
                    <w:sz w:val="22"/>
                    <w:szCs w:val="22"/>
                    <w:lang w:eastAsia="zh-CN"/>
                  </w:rPr>
                </w:rPrChange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57">
              <w:tcPr>
                <w:tcW w:w="1843" w:type="dxa"/>
              </w:tcPr>
            </w:tcPrChange>
          </w:tcPr>
          <w:p w:rsidR="00E60F37" w:rsidP="00CB5DEA" w:rsidRDefault="00E60F37" w14:paraId="459182B9" w14:textId="77C53023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del w:author="Peter Chuang （莊偉華）" w:date="2018-01-10T15:37:00Z" w:id="58">
              <w:r w:rsidDel="00956AEC">
                <w:rPr>
                  <w:sz w:val="22"/>
                  <w:szCs w:val="22"/>
                </w:rPr>
                <w:delText>0</w:delText>
              </w:r>
            </w:del>
            <w:r>
              <w:rPr>
                <w:sz w:val="22"/>
                <w:szCs w:val="22"/>
              </w:rPr>
              <w:t>1/</w:t>
            </w:r>
            <w:del w:author="Peter Chuang （莊偉華）" w:date="2018-01-10T15:37:00Z" w:id="59">
              <w:r w:rsidDel="00956AEC">
                <w:rPr>
                  <w:sz w:val="22"/>
                  <w:szCs w:val="22"/>
                </w:rPr>
                <w:delText>0</w:delText>
              </w:r>
            </w:del>
            <w:r>
              <w:rPr>
                <w:sz w:val="22"/>
                <w:szCs w:val="22"/>
              </w:rPr>
              <w:t>6/</w:t>
            </w:r>
            <w:ins w:author="Peter Chuang （莊偉華）" w:date="2018-01-10T15:37:00Z" w:id="60">
              <w:r w:rsidR="00956AEC">
                <w:rPr>
                  <w:sz w:val="22"/>
                  <w:szCs w:val="22"/>
                </w:rPr>
                <w:t>20</w:t>
              </w:r>
            </w:ins>
            <w:r>
              <w:rPr>
                <w:sz w:val="22"/>
                <w:szCs w:val="22"/>
              </w:rPr>
              <w:t>18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61">
              <w:tcPr>
                <w:tcW w:w="2008" w:type="dxa"/>
              </w:tcPr>
            </w:tcPrChange>
          </w:tcPr>
          <w:p w:rsidRPr="314025A9" w:rsidR="00E60F37" w:rsidP="00CB5DEA" w:rsidRDefault="00E60F37" w14:paraId="7A50DAAE" w14:textId="30888BC9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Peter’s edits</w:t>
            </w:r>
            <w:del w:author="Peter Chuang （莊偉華）" w:date="2018-01-10T15:37:00Z" w:id="62">
              <w:r w:rsidDel="00956AEC">
                <w:rPr>
                  <w:sz w:val="22"/>
                  <w:szCs w:val="22"/>
                </w:rPr>
                <w:delText>.</w:delText>
              </w:r>
            </w:del>
          </w:p>
        </w:tc>
      </w:tr>
      <w:tr w:rsidRPr="00A57EE3" w:rsidR="00956AEC" w:rsidTr="3FC1A9CB" w14:paraId="4DCA9FE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author="Peter Chuang （莊偉華）" w:date="2018-01-10T15:36:00Z" w:id="63"/>
          <w:trPrChange w:author="Willy Liu" w:date="2018-01-09T23:56:00Z" w:id="64">
            <w:trPr>
              <w:gridAfter w:val="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Willy Liu" w:date="2018-01-09T23:56:00Z" w:id="65">
              <w:tcPr>
                <w:tcW w:w="0" w:type="auto"/>
              </w:tcPr>
            </w:tcPrChange>
          </w:tcPr>
          <w:p w:rsidR="00AE1D20" w:rsidP="3547F8B7" w:rsidRDefault="00956AEC" w14:paraId="63D0AF40" w14:textId="77777777" w14:noSpellErr="1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ins w:author="Zuoping Li" w:date="2018-01-10T16:42:00Z" w:id="66"/>
                <w:rFonts w:ascii="宋体" w:hAnsi="宋体" w:eastAsia="宋体" w:cs="宋体"/>
                <w:b w:val="0"/>
                <w:bCs w:val="0"/>
                <w:sz w:val="22"/>
                <w:szCs w:val="22"/>
                <w:lang w:eastAsia="zh-CN"/>
                <w:rPrChange w:author="Roll Tsai" w:date="2018-08-22T22:52:38.8586692" w:id="1583937752">
                  <w:rPr/>
                </w:rPrChange>
              </w:rPr>
              <w:pPrChange w:author="Roll Tsai" w:date="2018-08-22T22:52:38.8586692" w:id="438926274">
                <w:pPr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</w:pPr>
              </w:pPrChange>
            </w:pPr>
            <w:ins w:author="Peter Chuang （莊偉華）" w:date="2018-01-10T15:36:00Z" w:id="67">
              <w:r>
                <w:rPr>
                  <w:b w:val="0"/>
                  <w:bCs w:val="0"/>
                  <w:sz w:val="22"/>
                  <w:szCs w:val="22"/>
                </w:rPr>
                <w:t>Peter Chuang</w:t>
              </w:r>
            </w:ins>
            <w:ins w:author="Zuoping Li" w:date="2018-01-10T16:42:00Z" w:id="68">
              <w:r w:rsidRPr="3547F8B7" w:rsidR="00AE1D20">
                <w:rPr>
                  <w:rFonts w:ascii="宋体" w:hAnsi="宋体" w:eastAsia="宋体" w:cs="宋体"/>
                  <w:b w:val="0"/>
                  <w:bCs w:val="0"/>
                  <w:sz w:val="22"/>
                  <w:szCs w:val="22"/>
                  <w:lang w:eastAsia="zh-CN"/>
                  <w:rPrChange w:author="Roll Tsai" w:date="2018-08-22T22:52:38.8586692" w:id="542537284">
                    <w:rPr>
                      <w:rFonts w:hint="eastAsia" w:eastAsia="宋体"/>
                      <w:b w:val="0"/>
                      <w:bCs w:val="0"/>
                      <w:sz w:val="22"/>
                      <w:szCs w:val="22"/>
                      <w:lang w:eastAsia="zh-CN"/>
                    </w:rPr>
                  </w:rPrChange>
                </w:rPr>
                <w:t>/</w:t>
              </w:r>
            </w:ins>
          </w:p>
          <w:p w:rsidRPr="00AE1D20" w:rsidR="00956AEC" w:rsidP="3FC1A9CB" w:rsidRDefault="00AE1D20" w14:paraId="274F83B8" w14:textId="4979A779">
            <w:pPr>
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<w:rPr>
                <w:rFonts w:ascii="宋体" w:hAnsi="宋体" w:eastAsia="宋体" w:cs="宋体"/>
                <w:b w:val="0"/>
                <w:bCs w:val="0"/>
                <w:sz w:val="22"/>
                <w:szCs w:val="22"/>
                <w:lang w:eastAsia="zh-CN"/>
                <w:rPrChange w:author="Roll Tsai" w:date="2018-08-23T01:13:39.2974155" w:id="1178563986">
                  <w:rPr/>
                </w:rPrChange>
              </w:rPr>
              <w:pPrChange w:author="Roll Tsai" w:date="2018-08-23T01:13:39.2974155" w:id="989478539">
                <w:pPr>
      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    </w:pPr>
              </w:pPrChange>
            </w:pPr>
            <w:ins w:author="Zuoping Li" w:date="2018-01-10T16:42:00Z" w:id="72">
              <w:proofErr w:type="spellStart"/>
              <w:r w:rsidRPr="652DBFB5">
                <w:rPr>
                  <w:b w:val="0"/>
                  <w:bCs w:val="0"/>
                  <w:sz w:val="22"/>
                  <w:szCs w:val="22"/>
                  <w:lang w:eastAsia="zh-CN"/>
                  <w:rPrChange w:author="Roll Tsai" w:date="2018-08-22T23:07:51.0900951" w:id="1106944738">
                    <w:rPr>
                      <w:rFonts w:hint="eastAsia" w:eastAsia="宋体"/>
                      <w:b w:val="0"/>
                      <w:bCs w:val="0"/>
                      <w:sz w:val="22"/>
                      <w:szCs w:val="22"/>
                      <w:lang w:eastAsia="zh-CN"/>
                    </w:rPr>
                  </w:rPrChange>
                </w:rPr>
                <w:t>Zuoping</w:t>
              </w:r>
              <w:proofErr w:type="spellEnd"/>
            </w:ins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73">
              <w:tcPr>
                <w:tcW w:w="0" w:type="dxa"/>
              </w:tcPr>
            </w:tcPrChange>
          </w:tcPr>
          <w:p w:rsidR="00956AEC" w:rsidP="3547F8B7" w:rsidRDefault="00956AEC" w14:paraId="307D0170" w14:textId="1B3048A2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author="Peter Chuang （莊偉華）" w:date="2018-01-10T15:36:00Z" w:id="74"/>
                <w:rFonts w:ascii="宋体" w:hAnsi="宋体" w:eastAsia="宋体" w:cs="宋体"/>
                <w:sz w:val="22"/>
                <w:szCs w:val="22"/>
                <w:lang w:eastAsia="zh-CN"/>
                <w:rPrChange w:author="Roll Tsai" w:date="2018-08-22T22:52:38.8586692" w:id="512511165">
                  <w:rPr/>
                </w:rPrChange>
              </w:rPr>
              <w:pPrChange w:author="Roll Tsai" w:date="2018-08-22T22:52:38.8586692" w:id="688506494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</w:pPrChange>
            </w:pPr>
            <w:ins w:author="Peter Chuang （莊偉華）" w:date="2018-01-10T15:37:00Z" w:id="75">
              <w:r w:rsidRPr="3547F8B7">
                <w:rPr>
                  <w:sz w:val="22"/>
                  <w:szCs w:val="22"/>
                  <w:lang w:eastAsia="zh-CN"/>
                  <w:rPrChange w:author="Roll Tsai" w:date="2018-08-22T22:52:38.8586692" w:id="544253406">
                    <w:rPr>
                      <w:rFonts w:eastAsia="宋体"/>
                      <w:sz w:val="22"/>
                      <w:szCs w:val="22"/>
                      <w:lang w:eastAsia="zh-CN"/>
                    </w:rPr>
                  </w:rPrChange>
                </w:rPr>
                <w:t>1.0a</w:t>
              </w:r>
            </w:ins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76">
              <w:tcPr>
                <w:tcW w:w="0" w:type="dxa"/>
              </w:tcPr>
            </w:tcPrChange>
          </w:tcPr>
          <w:p w:rsidR="00956AEC" w:rsidRDefault="00956AEC" w14:paraId="46ACE620" w14:textId="5CAC78D6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rPrChange w:author="Willy Liu" w:date="2018-01-09T23:56:00Z" w:id="77">
                  <w:rPr/>
                </w:rPrChange>
              </w:rPr>
            </w:pPr>
            <w:ins w:author="Peter Chuang （莊偉華）" w:date="2018-01-10T15:37:00Z" w:id="78">
              <w:r>
                <w:rPr>
                  <w:sz w:val="22"/>
                  <w:szCs w:val="22"/>
                </w:rPr>
                <w:t>1/10/2018</w:t>
              </w:r>
            </w:ins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0" w:type="dxa"/>
            <w:tcMar/>
            <w:tcPrChange w:author="Roll Tsai" w:date="2018-08-22T22:52:08.6428426" w:id="79">
              <w:tcPr>
                <w:tcW w:w="0" w:type="dxa"/>
              </w:tcPr>
            </w:tcPrChange>
          </w:tcPr>
          <w:p w:rsidR="00956AEC" w:rsidP="00CB5DEA" w:rsidRDefault="00956AEC" w14:paraId="72053B8E" w14:textId="0FC3D859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author="Peter Chuang （莊偉華）" w:date="2018-01-10T15:36:00Z" w:id="80"/>
                <w:sz w:val="22"/>
                <w:szCs w:val="22"/>
              </w:rPr>
            </w:pPr>
            <w:ins w:author="Peter Chuang （莊偉華）" w:date="2018-01-10T15:37:00Z" w:id="81">
              <w:r>
                <w:rPr>
                  <w:sz w:val="22"/>
                  <w:szCs w:val="22"/>
                </w:rPr>
                <w:t>First alpha release</w:t>
              </w:r>
            </w:ins>
          </w:p>
        </w:tc>
      </w:tr>
    </w:tbl>
    <w:p w:rsidR="00E84AC2" w:rsidP="00E84AC2" w:rsidRDefault="00EF29B1" w14:paraId="436DA59D" w14:textId="405E4285">
      <w:r>
        <w:br w:type="page"/>
      </w:r>
    </w:p>
    <w:sdt>
      <w:sdtPr>
        <w:rPr>
          <w:rFonts w:asciiTheme="minorHAnsi" w:hAnsiTheme="minorHAnsi" w:eastAsiaTheme="minorEastAsia" w:cstheme="minorBidi"/>
          <w:color w:val="auto"/>
          <w:sz w:val="20"/>
          <w:szCs w:val="20"/>
        </w:rPr>
        <w:id w:val="-540899936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:rsidR="00FB7A44" w:rsidRDefault="314025A9" w14:paraId="35F8B323" w14:textId="77777777" w14:noSpellErr="1">
          <w:pPr>
            <w:pStyle w:val="TOC"/>
          </w:pPr>
          <w:r>
            <w:rPr/>
            <w:t>Conten</w:t>
          </w:r>
          <w:bookmarkStart w:name="_GoBack" w:id="82"/>
          <w:bookmarkEnd w:id="82"/>
          <w:r>
            <w:rPr/>
            <w:t>ts</w:t>
          </w:r>
        </w:p>
        <w:p w:rsidR="00C90459" w:rsidRDefault="00FB7A44" w14:paraId="147FD928" w14:textId="77777777">
          <w:pPr>
            <w:pStyle w:val="10"/>
            <w:tabs>
              <w:tab w:val="right" w:leader="dot" w:pos="8630"/>
            </w:tabs>
            <w:rPr>
              <w:ins w:author="Zuoping Li" w:date="2018-01-10T16:42:00Z" w:id="83"/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ins w:author="Zuoping Li" w:date="2018-01-10T16:42:00Z" w:id="84">
            <w:r w:rsidRPr="004C4A36" w:rsidR="00C90459">
              <w:rPr>
                <w:rStyle w:val="a9"/>
                <w:noProof/>
              </w:rPr>
              <w:fldChar w:fldCharType="begin"/>
            </w:r>
            <w:r w:rsidRPr="004C4A36" w:rsidR="00C90459">
              <w:rPr>
                <w:rStyle w:val="a9"/>
                <w:noProof/>
              </w:rPr>
              <w:instrText xml:space="preserve"> </w:instrText>
            </w:r>
            <w:r w:rsidR="00C90459">
              <w:rPr>
                <w:noProof/>
              </w:rPr>
              <w:instrText>HYPERLINK \l "_Toc503365869"</w:instrText>
            </w:r>
            <w:r w:rsidRPr="004C4A36" w:rsidR="00C90459">
              <w:rPr>
                <w:rStyle w:val="a9"/>
                <w:noProof/>
              </w:rPr>
              <w:instrText xml:space="preserve"> </w:instrText>
            </w:r>
            <w:r w:rsidRPr="004C4A36" w:rsidR="00C90459">
              <w:rPr>
                <w:rStyle w:val="a9"/>
                <w:noProof/>
              </w:rPr>
            </w:r>
            <w:r w:rsidRPr="004C4A36" w:rsidR="00C90459">
              <w:rPr>
                <w:rStyle w:val="a9"/>
                <w:noProof/>
              </w:rPr>
              <w:fldChar w:fldCharType="separate"/>
            </w:r>
            <w:r w:rsidRPr="004C4A36" w:rsidR="00C90459">
              <w:rPr>
                <w:rStyle w:val="a9"/>
                <w:noProof/>
              </w:rPr>
              <w:t>Feature Summary</w:t>
            </w:r>
            <w:r w:rsidR="00C90459">
              <w:rPr>
                <w:noProof/>
                <w:webHidden/>
              </w:rPr>
              <w:tab/>
            </w:r>
            <w:r w:rsidR="00C90459">
              <w:rPr>
                <w:noProof/>
                <w:webHidden/>
              </w:rPr>
              <w:fldChar w:fldCharType="begin"/>
            </w:r>
            <w:r w:rsidR="00C90459">
              <w:rPr>
                <w:noProof/>
                <w:webHidden/>
              </w:rPr>
              <w:instrText xml:space="preserve"> PAGEREF _Toc503365869 \h </w:instrText>
            </w:r>
            <w:r w:rsidR="00C90459">
              <w:rPr>
                <w:noProof/>
                <w:webHidden/>
              </w:rPr>
            </w:r>
          </w:ins>
          <w:r w:rsidR="00C90459">
            <w:rPr>
              <w:noProof/>
              <w:webHidden/>
            </w:rPr>
            <w:fldChar w:fldCharType="separate"/>
          </w:r>
          <w:ins w:author="Zuoping Li" w:date="2018-01-10T16:42:00Z" w:id="85">
            <w:r w:rsidR="00C90459">
              <w:rPr>
                <w:noProof/>
                <w:webHidden/>
              </w:rPr>
              <w:t>4</w:t>
            </w:r>
            <w:r w:rsidR="00C90459">
              <w:rPr>
                <w:noProof/>
                <w:webHidden/>
              </w:rPr>
              <w:fldChar w:fldCharType="end"/>
            </w:r>
            <w:r w:rsidRPr="004C4A36" w:rsidR="00C90459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07BA88F5" w14:textId="77777777">
          <w:pPr>
            <w:pStyle w:val="10"/>
            <w:tabs>
              <w:tab w:val="right" w:leader="dot" w:pos="8630"/>
            </w:tabs>
            <w:rPr>
              <w:ins w:author="Zuoping Li" w:date="2018-01-10T16:42:00Z" w:id="86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87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"_Toc503365870"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The Role of A10 GUI Widgets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_Toc503365870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88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1A24E60A" w14:textId="77777777">
          <w:pPr>
            <w:pStyle w:val="10"/>
            <w:tabs>
              <w:tab w:val="right" w:leader="dot" w:pos="8630"/>
            </w:tabs>
            <w:rPr>
              <w:ins w:author="Zuoping Li" w:date="2018-01-10T16:42:00Z" w:id="89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90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"_Toc503365871"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Definitions of Widgets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_Toc503365871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91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1499C89B" w14:textId="77777777">
          <w:pPr>
            <w:pStyle w:val="20"/>
            <w:tabs>
              <w:tab w:val="right" w:leader="dot" w:pos="8630"/>
            </w:tabs>
            <w:rPr>
              <w:ins w:author="Zuoping Li" w:date="2018-01-10T16:42:00Z" w:id="92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93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"_Toc503365872"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Structure of the Widget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_Toc503365872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94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6AB193E9" w14:textId="77777777">
          <w:pPr>
            <w:pStyle w:val="30"/>
            <w:tabs>
              <w:tab w:val="right" w:leader="dot" w:pos="8630"/>
            </w:tabs>
            <w:rPr>
              <w:ins w:author="Zuoping Li" w:date="2018-01-10T16:42:00Z" w:id="95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96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"_Toc503365873"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Definition of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_Toc503365873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97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398434ED" w14:textId="77777777">
          <w:pPr>
            <w:pStyle w:val="20"/>
            <w:tabs>
              <w:tab w:val="right" w:leader="dot" w:pos="8630"/>
            </w:tabs>
            <w:rPr>
              <w:ins w:author="Zuoping Li" w:date="2018-01-10T16:42:00Z" w:id="98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99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"_Toc503365874"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Characteristics of a A10Widget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_Toc503365874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00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1FEF356D" w14:textId="77777777">
          <w:pPr>
            <w:pStyle w:val="20"/>
            <w:tabs>
              <w:tab w:val="right" w:leader="dot" w:pos="8630"/>
            </w:tabs>
            <w:rPr>
              <w:ins w:author="Zuoping Li" w:date="2018-01-10T16:42:00Z" w:id="101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02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"_Toc503365875"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Difference between Presentational Components and 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_Toc503365875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03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36E15B75" w14:textId="77777777">
          <w:pPr>
            <w:pStyle w:val="10"/>
            <w:tabs>
              <w:tab w:val="right" w:leader="dot" w:pos="8630"/>
            </w:tabs>
            <w:rPr>
              <w:ins w:author="Zuoping Li" w:date="2018-01-10T16:42:00Z" w:id="104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05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"_Toc503365876"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_Toc503365876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06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7E7E6E91" w14:textId="77777777">
          <w:pPr>
            <w:pStyle w:val="20"/>
            <w:tabs>
              <w:tab w:val="right" w:leader="dot" w:pos="8630"/>
            </w:tabs>
            <w:rPr>
              <w:ins w:author="Zuoping Li" w:date="2018-01-10T16:42:00Z" w:id="107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08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"_Toc503365877"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Definition of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_Toc503365877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09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5364B36D" w14:textId="77777777">
          <w:pPr>
            <w:pStyle w:val="10"/>
            <w:tabs>
              <w:tab w:val="right" w:leader="dot" w:pos="8630"/>
            </w:tabs>
            <w:rPr>
              <w:ins w:author="Zuoping Li" w:date="2018-01-10T16:42:00Z" w:id="110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11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"_Toc503365878"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Design Patterns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_Toc503365878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12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59443516" w14:textId="77777777">
          <w:pPr>
            <w:pStyle w:val="20"/>
            <w:tabs>
              <w:tab w:val="right" w:leader="dot" w:pos="8630"/>
            </w:tabs>
            <w:rPr>
              <w:ins w:author="Zuoping Li" w:date="2018-01-10T16:42:00Z" w:id="113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14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"_Toc503365879"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Adapter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_Toc503365879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15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28B57AB0" w14:textId="77777777">
          <w:pPr>
            <w:pStyle w:val="20"/>
            <w:tabs>
              <w:tab w:val="right" w:leader="dot" w:pos="8630"/>
            </w:tabs>
            <w:rPr>
              <w:ins w:author="Zuoping Li" w:date="2018-01-10T16:42:00Z" w:id="116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17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"_Toc503365880"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Decorator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_Toc503365880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18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553088C7" w14:textId="77777777">
          <w:pPr>
            <w:pStyle w:val="30"/>
            <w:tabs>
              <w:tab w:val="right" w:leader="dot" w:pos="8630"/>
            </w:tabs>
            <w:rPr>
              <w:ins w:author="Zuoping Li" w:date="2018-01-10T16:42:00Z" w:id="119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20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"_Toc503365881"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Higher Order Components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_Toc503365881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21"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41FC2823" w14:textId="77777777">
          <w:pPr>
            <w:pStyle w:val="20"/>
            <w:tabs>
              <w:tab w:val="right" w:leader="dot" w:pos="8630"/>
            </w:tabs>
            <w:rPr>
              <w:ins w:author="Zuoping Li" w:date="2018-01-10T16:42:00Z" w:id="122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23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"_Toc503365882"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Command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_Toc503365882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24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019CAB7F" w14:textId="77777777">
          <w:pPr>
            <w:pStyle w:val="10"/>
            <w:tabs>
              <w:tab w:val="right" w:leader="dot" w:pos="8630"/>
            </w:tabs>
            <w:rPr>
              <w:ins w:author="Zuoping Li" w:date="2018-01-10T16:42:00Z" w:id="125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26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"_Toc503365883"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rFonts w:eastAsia="宋体"/>
                <w:noProof/>
                <w:lang w:eastAsia="zh-CN"/>
              </w:rPr>
              <w:t>Future Enhancement (Not in the first release)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_Toc503365883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27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726BE660" w14:textId="77777777">
          <w:pPr>
            <w:pStyle w:val="20"/>
            <w:tabs>
              <w:tab w:val="right" w:leader="dot" w:pos="8630"/>
            </w:tabs>
            <w:rPr>
              <w:ins w:author="Zuoping Li" w:date="2018-01-10T16:42:00Z" w:id="128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29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"_Toc503365884"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 xml:space="preserve">Widget </w:t>
            </w:r>
            <w:r w:rsidRPr="004C4A36">
              <w:rPr>
                <w:rStyle w:val="a9"/>
                <w:noProof/>
                <w:lang w:eastAsia="zh-CN"/>
              </w:rPr>
              <w:t>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_Toc503365884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30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3071D668" w14:textId="77777777">
          <w:pPr>
            <w:pStyle w:val="20"/>
            <w:tabs>
              <w:tab w:val="right" w:leader="dot" w:pos="8630"/>
            </w:tabs>
            <w:rPr>
              <w:ins w:author="Zuoping Li" w:date="2018-01-10T16:42:00Z" w:id="131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32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"_Toc503365885"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 xml:space="preserve">Widget </w:t>
            </w:r>
            <w:r w:rsidRPr="004C4A36">
              <w:rPr>
                <w:rStyle w:val="a9"/>
                <w:rFonts w:eastAsia="宋体"/>
                <w:noProof/>
                <w:lang w:eastAsia="zh-CN"/>
              </w:rPr>
              <w:t>Locale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_Toc503365885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33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C90459" w:rsidRDefault="00C90459" w14:paraId="1A3B1798" w14:textId="77777777">
          <w:pPr>
            <w:pStyle w:val="10"/>
            <w:tabs>
              <w:tab w:val="right" w:leader="dot" w:pos="8630"/>
            </w:tabs>
            <w:rPr>
              <w:ins w:author="Zuoping Li" w:date="2018-01-10T16:42:00Z" w:id="134"/>
              <w:noProof/>
              <w:kern w:val="2"/>
              <w:sz w:val="21"/>
              <w:szCs w:val="22"/>
              <w:lang w:eastAsia="zh-CN"/>
            </w:rPr>
          </w:pPr>
          <w:ins w:author="Zuoping Li" w:date="2018-01-10T16:42:00Z" w:id="135">
            <w:r w:rsidRPr="004C4A36">
              <w:rPr>
                <w:rStyle w:val="a9"/>
                <w:noProof/>
              </w:rPr>
              <w:fldChar w:fldCharType="begin"/>
            </w:r>
            <w:r w:rsidRPr="004C4A36">
              <w:rPr>
                <w:rStyle w:val="a9"/>
                <w:noProof/>
              </w:rPr>
              <w:instrText xml:space="preserve"> </w:instrText>
            </w:r>
            <w:r>
              <w:rPr>
                <w:noProof/>
              </w:rPr>
              <w:instrText>HYPERLINK \l "_Toc503365886"</w:instrText>
            </w:r>
            <w:r w:rsidRPr="004C4A36">
              <w:rPr>
                <w:rStyle w:val="a9"/>
                <w:noProof/>
              </w:rPr>
              <w:instrText xml:space="preserve"> </w:instrText>
            </w:r>
            <w:r w:rsidRPr="004C4A36">
              <w:rPr>
                <w:rStyle w:val="a9"/>
                <w:noProof/>
              </w:rPr>
            </w:r>
            <w:r w:rsidRPr="004C4A36">
              <w:rPr>
                <w:rStyle w:val="a9"/>
                <w:noProof/>
              </w:rPr>
              <w:fldChar w:fldCharType="separate"/>
            </w:r>
            <w:r w:rsidRPr="004C4A36">
              <w:rPr>
                <w:rStyle w:val="a9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_Toc503365886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author="Zuoping Li" w:date="2018-01-10T16:42:00Z" w:id="136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4C4A36">
              <w:rPr>
                <w:rStyle w:val="a9"/>
                <w:noProof/>
              </w:rPr>
              <w:fldChar w:fldCharType="end"/>
            </w:r>
          </w:ins>
        </w:p>
        <w:p w:rsidR="00587E71" w:rsidDel="00C90459" w:rsidRDefault="00587E71" w14:paraId="7E458CBA" w14:textId="3BAFEC05">
          <w:pPr>
            <w:pStyle w:val="10"/>
            <w:tabs>
              <w:tab w:val="right" w:leader="dot" w:pos="8630"/>
            </w:tabs>
            <w:rPr>
              <w:del w:author="Zuoping Li" w:date="2018-01-10T16:42:00Z" w:id="137"/>
              <w:noProof/>
              <w:sz w:val="22"/>
              <w:szCs w:val="22"/>
            </w:rPr>
          </w:pPr>
          <w:del w:author="Zuoping Li" w:date="2018-01-10T16:42:00Z" w:id="138">
            <w:r w:rsidRPr="00C90459" w:rsidDel="00C90459">
              <w:rPr>
                <w:noProof/>
                <w:rPrChange w:author="Zuoping Li" w:date="2018-01-10T16:42:00Z" w:id="139">
                  <w:rPr>
                    <w:rStyle w:val="a9"/>
                    <w:noProof/>
                  </w:rPr>
                </w:rPrChange>
              </w:rPr>
              <w:delText>Feature Summary</w:delText>
            </w:r>
            <w:r w:rsidDel="00C90459">
              <w:rPr>
                <w:noProof/>
                <w:webHidden/>
              </w:rPr>
              <w:tab/>
              <w:delText>4</w:delText>
            </w:r>
          </w:del>
        </w:p>
        <w:p w:rsidR="00587E71" w:rsidDel="00C90459" w:rsidRDefault="00587E71" w14:paraId="4D34C045" w14:textId="1278CD5F">
          <w:pPr>
            <w:pStyle w:val="10"/>
            <w:tabs>
              <w:tab w:val="right" w:leader="dot" w:pos="8630"/>
            </w:tabs>
            <w:rPr>
              <w:del w:author="Zuoping Li" w:date="2018-01-10T16:42:00Z" w:id="140"/>
              <w:noProof/>
              <w:sz w:val="22"/>
              <w:szCs w:val="22"/>
            </w:rPr>
          </w:pPr>
          <w:del w:author="Zuoping Li" w:date="2018-01-10T16:42:00Z" w:id="141">
            <w:r w:rsidRPr="00C90459" w:rsidDel="00C90459">
              <w:rPr>
                <w:noProof/>
                <w:rPrChange w:author="Zuoping Li" w:date="2018-01-10T16:42:00Z" w:id="142">
                  <w:rPr>
                    <w:rStyle w:val="a9"/>
                    <w:noProof/>
                  </w:rPr>
                </w:rPrChange>
              </w:rPr>
              <w:delText>The Role of A10 GUI Widgets</w:delText>
            </w:r>
            <w:r w:rsidDel="00C90459">
              <w:rPr>
                <w:noProof/>
                <w:webHidden/>
              </w:rPr>
              <w:tab/>
              <w:delText>4</w:delText>
            </w:r>
          </w:del>
        </w:p>
        <w:p w:rsidR="00587E71" w:rsidDel="00C90459" w:rsidRDefault="00587E71" w14:paraId="7BC0E4EA" w14:textId="4830E5AD">
          <w:pPr>
            <w:pStyle w:val="10"/>
            <w:tabs>
              <w:tab w:val="right" w:leader="dot" w:pos="8630"/>
            </w:tabs>
            <w:rPr>
              <w:del w:author="Zuoping Li" w:date="2018-01-10T16:42:00Z" w:id="143"/>
              <w:noProof/>
              <w:sz w:val="22"/>
              <w:szCs w:val="22"/>
            </w:rPr>
          </w:pPr>
          <w:del w:author="Zuoping Li" w:date="2018-01-10T16:42:00Z" w:id="144">
            <w:r w:rsidRPr="00C90459" w:rsidDel="00C90459">
              <w:rPr>
                <w:noProof/>
                <w:rPrChange w:author="Zuoping Li" w:date="2018-01-10T16:42:00Z" w:id="145">
                  <w:rPr>
                    <w:rStyle w:val="a9"/>
                    <w:noProof/>
                  </w:rPr>
                </w:rPrChange>
              </w:rPr>
              <w:delText>Definitions of Widgets</w:delText>
            </w:r>
            <w:r w:rsidDel="00C90459">
              <w:rPr>
                <w:noProof/>
                <w:webHidden/>
              </w:rPr>
              <w:tab/>
              <w:delText>5</w:delText>
            </w:r>
          </w:del>
        </w:p>
        <w:p w:rsidR="00587E71" w:rsidDel="00C90459" w:rsidRDefault="00587E71" w14:paraId="321ADAA5" w14:textId="2580DAC1">
          <w:pPr>
            <w:pStyle w:val="20"/>
            <w:tabs>
              <w:tab w:val="right" w:leader="dot" w:pos="8630"/>
            </w:tabs>
            <w:rPr>
              <w:del w:author="Zuoping Li" w:date="2018-01-10T16:42:00Z" w:id="146"/>
              <w:noProof/>
              <w:sz w:val="22"/>
              <w:szCs w:val="22"/>
            </w:rPr>
          </w:pPr>
          <w:del w:author="Zuoping Li" w:date="2018-01-10T16:42:00Z" w:id="147">
            <w:r w:rsidRPr="00C90459" w:rsidDel="00C90459">
              <w:rPr>
                <w:noProof/>
                <w:rPrChange w:author="Zuoping Li" w:date="2018-01-10T16:42:00Z" w:id="148">
                  <w:rPr>
                    <w:rStyle w:val="a9"/>
                    <w:noProof/>
                  </w:rPr>
                </w:rPrChange>
              </w:rPr>
              <w:delText>Structure of the Widget System</w:delText>
            </w:r>
            <w:r w:rsidDel="00C90459">
              <w:rPr>
                <w:noProof/>
                <w:webHidden/>
              </w:rPr>
              <w:tab/>
              <w:delText>5</w:delText>
            </w:r>
          </w:del>
        </w:p>
        <w:p w:rsidR="00587E71" w:rsidDel="00C90459" w:rsidRDefault="00587E71" w14:paraId="4B42CCAC" w14:textId="17D46370">
          <w:pPr>
            <w:pStyle w:val="30"/>
            <w:tabs>
              <w:tab w:val="right" w:leader="dot" w:pos="8630"/>
            </w:tabs>
            <w:rPr>
              <w:del w:author="Zuoping Li" w:date="2018-01-10T16:42:00Z" w:id="149"/>
              <w:noProof/>
              <w:sz w:val="22"/>
              <w:szCs w:val="22"/>
            </w:rPr>
          </w:pPr>
          <w:del w:author="Zuoping Li" w:date="2018-01-10T16:42:00Z" w:id="150">
            <w:r w:rsidRPr="00C90459" w:rsidDel="00C90459">
              <w:rPr>
                <w:noProof/>
                <w:rPrChange w:author="Zuoping Li" w:date="2018-01-10T16:42:00Z" w:id="151">
                  <w:rPr>
                    <w:rStyle w:val="a9"/>
                    <w:noProof/>
                  </w:rPr>
                </w:rPrChange>
              </w:rPr>
              <w:delText>Definition of Objects</w:delText>
            </w:r>
            <w:r w:rsidDel="00C90459">
              <w:rPr>
                <w:noProof/>
                <w:webHidden/>
              </w:rPr>
              <w:tab/>
              <w:delText>6</w:delText>
            </w:r>
          </w:del>
        </w:p>
        <w:p w:rsidR="00587E71" w:rsidDel="00C90459" w:rsidRDefault="00587E71" w14:paraId="5CB2CF6E" w14:textId="78F32706">
          <w:pPr>
            <w:pStyle w:val="20"/>
            <w:tabs>
              <w:tab w:val="right" w:leader="dot" w:pos="8630"/>
            </w:tabs>
            <w:rPr>
              <w:del w:author="Zuoping Li" w:date="2018-01-10T16:42:00Z" w:id="152"/>
              <w:noProof/>
              <w:sz w:val="22"/>
              <w:szCs w:val="22"/>
            </w:rPr>
          </w:pPr>
          <w:del w:author="Zuoping Li" w:date="2018-01-10T16:42:00Z" w:id="153">
            <w:r w:rsidRPr="00C90459" w:rsidDel="00C90459">
              <w:rPr>
                <w:noProof/>
                <w:rPrChange w:author="Zuoping Li" w:date="2018-01-10T16:42:00Z" w:id="154">
                  <w:rPr>
                    <w:rStyle w:val="a9"/>
                    <w:noProof/>
                  </w:rPr>
                </w:rPrChange>
              </w:rPr>
              <w:delText>Characteristics of a A10Widget</w:delText>
            </w:r>
            <w:r w:rsidDel="00C90459">
              <w:rPr>
                <w:noProof/>
                <w:webHidden/>
              </w:rPr>
              <w:tab/>
              <w:delText>7</w:delText>
            </w:r>
          </w:del>
        </w:p>
        <w:p w:rsidR="00587E71" w:rsidDel="00C90459" w:rsidRDefault="00587E71" w14:paraId="52CC8CD8" w14:textId="101CA818">
          <w:pPr>
            <w:pStyle w:val="20"/>
            <w:tabs>
              <w:tab w:val="right" w:leader="dot" w:pos="8630"/>
            </w:tabs>
            <w:rPr>
              <w:del w:author="Zuoping Li" w:date="2018-01-10T16:42:00Z" w:id="155"/>
              <w:noProof/>
              <w:sz w:val="22"/>
              <w:szCs w:val="22"/>
            </w:rPr>
          </w:pPr>
          <w:del w:author="Zuoping Li" w:date="2018-01-10T16:42:00Z" w:id="156">
            <w:r w:rsidRPr="00C90459" w:rsidDel="00C90459">
              <w:rPr>
                <w:noProof/>
                <w:rPrChange w:author="Zuoping Li" w:date="2018-01-10T16:42:00Z" w:id="157">
                  <w:rPr>
                    <w:rStyle w:val="a9"/>
                    <w:noProof/>
                  </w:rPr>
                </w:rPrChange>
              </w:rPr>
              <w:delText>Difference between Presentational Components and Containers</w:delText>
            </w:r>
            <w:r w:rsidDel="00C90459">
              <w:rPr>
                <w:noProof/>
                <w:webHidden/>
              </w:rPr>
              <w:tab/>
              <w:delText>7</w:delText>
            </w:r>
          </w:del>
        </w:p>
        <w:p w:rsidR="00587E71" w:rsidDel="00C90459" w:rsidRDefault="00587E71" w14:paraId="0C442B2A" w14:textId="5D4987FB">
          <w:pPr>
            <w:pStyle w:val="10"/>
            <w:tabs>
              <w:tab w:val="right" w:leader="dot" w:pos="8630"/>
            </w:tabs>
            <w:rPr>
              <w:del w:author="Zuoping Li" w:date="2018-01-10T16:42:00Z" w:id="158"/>
              <w:noProof/>
              <w:sz w:val="22"/>
              <w:szCs w:val="22"/>
            </w:rPr>
          </w:pPr>
          <w:del w:author="Zuoping Li" w:date="2018-01-10T16:42:00Z" w:id="159">
            <w:r w:rsidRPr="00C90459" w:rsidDel="00C90459">
              <w:rPr>
                <w:noProof/>
                <w:rPrChange w:author="Zuoping Li" w:date="2018-01-10T16:42:00Z" w:id="160">
                  <w:rPr>
                    <w:rStyle w:val="a9"/>
                    <w:noProof/>
                  </w:rPr>
                </w:rPrChange>
              </w:rPr>
              <w:delText>UML Diagram</w:delText>
            </w:r>
            <w:r w:rsidDel="00C90459">
              <w:rPr>
                <w:noProof/>
                <w:webHidden/>
              </w:rPr>
              <w:tab/>
              <w:delText>8</w:delText>
            </w:r>
          </w:del>
        </w:p>
        <w:p w:rsidR="00587E71" w:rsidDel="00C90459" w:rsidRDefault="00587E71" w14:paraId="2E38A4EE" w14:textId="0AFC9AE0">
          <w:pPr>
            <w:pStyle w:val="20"/>
            <w:tabs>
              <w:tab w:val="right" w:leader="dot" w:pos="8630"/>
            </w:tabs>
            <w:rPr>
              <w:del w:author="Zuoping Li" w:date="2018-01-10T16:42:00Z" w:id="161"/>
              <w:noProof/>
              <w:sz w:val="22"/>
              <w:szCs w:val="22"/>
            </w:rPr>
          </w:pPr>
          <w:del w:author="Zuoping Li" w:date="2018-01-10T16:42:00Z" w:id="162">
            <w:r w:rsidRPr="00C90459" w:rsidDel="00C90459">
              <w:rPr>
                <w:noProof/>
                <w:rPrChange w:author="Zuoping Li" w:date="2018-01-10T16:42:00Z" w:id="163">
                  <w:rPr>
                    <w:rStyle w:val="a9"/>
                    <w:noProof/>
                  </w:rPr>
                </w:rPrChange>
              </w:rPr>
              <w:delText>Definition of Objects</w:delText>
            </w:r>
            <w:r w:rsidDel="00C90459">
              <w:rPr>
                <w:noProof/>
                <w:webHidden/>
              </w:rPr>
              <w:tab/>
              <w:delText>9</w:delText>
            </w:r>
          </w:del>
        </w:p>
        <w:p w:rsidR="00587E71" w:rsidDel="00C90459" w:rsidRDefault="00587E71" w14:paraId="4E1BFA8E" w14:textId="14D95A45">
          <w:pPr>
            <w:pStyle w:val="10"/>
            <w:tabs>
              <w:tab w:val="right" w:leader="dot" w:pos="8630"/>
            </w:tabs>
            <w:rPr>
              <w:del w:author="Zuoping Li" w:date="2018-01-10T16:42:00Z" w:id="164"/>
              <w:noProof/>
              <w:sz w:val="22"/>
              <w:szCs w:val="22"/>
            </w:rPr>
          </w:pPr>
          <w:del w:author="Zuoping Li" w:date="2018-01-10T16:42:00Z" w:id="165">
            <w:r w:rsidRPr="00C90459" w:rsidDel="00C90459">
              <w:rPr>
                <w:noProof/>
                <w:rPrChange w:author="Zuoping Li" w:date="2018-01-10T16:42:00Z" w:id="166">
                  <w:rPr>
                    <w:rStyle w:val="a9"/>
                    <w:noProof/>
                  </w:rPr>
                </w:rPrChange>
              </w:rPr>
              <w:delText>Design Patterns Used</w:delText>
            </w:r>
            <w:r w:rsidDel="00C90459">
              <w:rPr>
                <w:noProof/>
                <w:webHidden/>
              </w:rPr>
              <w:tab/>
              <w:delText>11</w:delText>
            </w:r>
          </w:del>
        </w:p>
        <w:p w:rsidR="00587E71" w:rsidDel="00C90459" w:rsidRDefault="00587E71" w14:paraId="2267E6FD" w14:textId="3A02F495">
          <w:pPr>
            <w:pStyle w:val="20"/>
            <w:tabs>
              <w:tab w:val="right" w:leader="dot" w:pos="8630"/>
            </w:tabs>
            <w:rPr>
              <w:del w:author="Zuoping Li" w:date="2018-01-10T16:42:00Z" w:id="167"/>
              <w:noProof/>
              <w:sz w:val="22"/>
              <w:szCs w:val="22"/>
            </w:rPr>
          </w:pPr>
          <w:del w:author="Zuoping Li" w:date="2018-01-10T16:42:00Z" w:id="168">
            <w:r w:rsidRPr="00C90459" w:rsidDel="00C90459">
              <w:rPr>
                <w:noProof/>
                <w:rPrChange w:author="Zuoping Li" w:date="2018-01-10T16:42:00Z" w:id="169">
                  <w:rPr>
                    <w:rStyle w:val="a9"/>
                    <w:noProof/>
                  </w:rPr>
                </w:rPrChange>
              </w:rPr>
              <w:delText>Adapter Pattern</w:delText>
            </w:r>
            <w:r w:rsidDel="00C90459">
              <w:rPr>
                <w:noProof/>
                <w:webHidden/>
              </w:rPr>
              <w:tab/>
              <w:delText>12</w:delText>
            </w:r>
          </w:del>
        </w:p>
        <w:p w:rsidR="00587E71" w:rsidDel="00C90459" w:rsidRDefault="00587E71" w14:paraId="071543BE" w14:textId="533FFFDC">
          <w:pPr>
            <w:pStyle w:val="20"/>
            <w:tabs>
              <w:tab w:val="right" w:leader="dot" w:pos="8630"/>
            </w:tabs>
            <w:rPr>
              <w:del w:author="Zuoping Li" w:date="2018-01-10T16:42:00Z" w:id="170"/>
              <w:noProof/>
              <w:sz w:val="22"/>
              <w:szCs w:val="22"/>
            </w:rPr>
          </w:pPr>
          <w:del w:author="Zuoping Li" w:date="2018-01-10T16:42:00Z" w:id="171">
            <w:r w:rsidRPr="00C90459" w:rsidDel="00C90459">
              <w:rPr>
                <w:noProof/>
                <w:rPrChange w:author="Zuoping Li" w:date="2018-01-10T16:42:00Z" w:id="172">
                  <w:rPr>
                    <w:rStyle w:val="a9"/>
                    <w:noProof/>
                  </w:rPr>
                </w:rPrChange>
              </w:rPr>
              <w:delText>Decorator Pattern</w:delText>
            </w:r>
            <w:r w:rsidDel="00C90459">
              <w:rPr>
                <w:noProof/>
                <w:webHidden/>
              </w:rPr>
              <w:tab/>
              <w:delText>13</w:delText>
            </w:r>
          </w:del>
        </w:p>
        <w:p w:rsidR="00587E71" w:rsidDel="00C90459" w:rsidRDefault="00587E71" w14:paraId="55D47C9B" w14:textId="156B8A0C">
          <w:pPr>
            <w:pStyle w:val="30"/>
            <w:tabs>
              <w:tab w:val="right" w:leader="dot" w:pos="8630"/>
            </w:tabs>
            <w:rPr>
              <w:del w:author="Zuoping Li" w:date="2018-01-10T16:42:00Z" w:id="173"/>
              <w:noProof/>
              <w:sz w:val="22"/>
              <w:szCs w:val="22"/>
            </w:rPr>
          </w:pPr>
          <w:del w:author="Zuoping Li" w:date="2018-01-10T16:42:00Z" w:id="174">
            <w:r w:rsidRPr="00C90459" w:rsidDel="00C90459">
              <w:rPr>
                <w:noProof/>
                <w:rPrChange w:author="Zuoping Li" w:date="2018-01-10T16:42:00Z" w:id="175">
                  <w:rPr>
                    <w:rStyle w:val="a9"/>
                    <w:noProof/>
                  </w:rPr>
                </w:rPrChange>
              </w:rPr>
              <w:delText>Higher Order Components technique</w:delText>
            </w:r>
            <w:r w:rsidDel="00C90459">
              <w:rPr>
                <w:noProof/>
                <w:webHidden/>
              </w:rPr>
              <w:tab/>
              <w:delText>14</w:delText>
            </w:r>
          </w:del>
        </w:p>
        <w:p w:rsidR="00587E71" w:rsidDel="00C90459" w:rsidRDefault="00587E71" w14:paraId="53BD2312" w14:textId="3B78AE5C">
          <w:pPr>
            <w:pStyle w:val="20"/>
            <w:tabs>
              <w:tab w:val="right" w:leader="dot" w:pos="8630"/>
            </w:tabs>
            <w:rPr>
              <w:del w:author="Zuoping Li" w:date="2018-01-10T16:42:00Z" w:id="176"/>
              <w:noProof/>
              <w:sz w:val="22"/>
              <w:szCs w:val="22"/>
            </w:rPr>
          </w:pPr>
          <w:del w:author="Zuoping Li" w:date="2018-01-10T16:42:00Z" w:id="177">
            <w:r w:rsidRPr="00C90459" w:rsidDel="00C90459">
              <w:rPr>
                <w:noProof/>
                <w:rPrChange w:author="Zuoping Li" w:date="2018-01-10T16:42:00Z" w:id="178">
                  <w:rPr>
                    <w:rStyle w:val="a9"/>
                    <w:noProof/>
                  </w:rPr>
                </w:rPrChange>
              </w:rPr>
              <w:delText>Command Pattern</w:delText>
            </w:r>
            <w:r w:rsidDel="00C90459">
              <w:rPr>
                <w:noProof/>
                <w:webHidden/>
              </w:rPr>
              <w:tab/>
              <w:delText>16</w:delText>
            </w:r>
          </w:del>
        </w:p>
        <w:p w:rsidR="00587E71" w:rsidDel="00C90459" w:rsidRDefault="00587E71" w14:paraId="19F73E6F" w14:textId="3F34A763">
          <w:pPr>
            <w:pStyle w:val="10"/>
            <w:tabs>
              <w:tab w:val="right" w:leader="dot" w:pos="8630"/>
            </w:tabs>
            <w:rPr>
              <w:del w:author="Zuoping Li" w:date="2018-01-10T16:42:00Z" w:id="179"/>
              <w:noProof/>
              <w:sz w:val="22"/>
              <w:szCs w:val="22"/>
            </w:rPr>
          </w:pPr>
          <w:del w:author="Zuoping Li" w:date="2018-01-10T16:42:00Z" w:id="180">
            <w:r w:rsidRPr="00C90459" w:rsidDel="00C90459">
              <w:rPr>
                <w:rFonts w:eastAsia="宋体"/>
                <w:noProof/>
                <w:lang w:eastAsia="zh-CN"/>
                <w:rPrChange w:author="Zuoping Li" w:date="2018-01-10T16:42:00Z" w:id="181">
                  <w:rPr>
                    <w:rStyle w:val="a9"/>
                    <w:rFonts w:eastAsia="宋体"/>
                    <w:noProof/>
                    <w:lang w:eastAsia="zh-CN"/>
                  </w:rPr>
                </w:rPrChange>
              </w:rPr>
              <w:delText>Future Enhancement (Not in the first release)</w:delText>
            </w:r>
            <w:r w:rsidDel="00C90459">
              <w:rPr>
                <w:noProof/>
                <w:webHidden/>
              </w:rPr>
              <w:tab/>
              <w:delText>16</w:delText>
            </w:r>
          </w:del>
        </w:p>
        <w:p w:rsidR="00587E71" w:rsidDel="00C90459" w:rsidRDefault="00587E71" w14:paraId="3D22FA72" w14:textId="348A055C">
          <w:pPr>
            <w:pStyle w:val="20"/>
            <w:tabs>
              <w:tab w:val="right" w:leader="dot" w:pos="8630"/>
            </w:tabs>
            <w:rPr>
              <w:del w:author="Zuoping Li" w:date="2018-01-10T16:42:00Z" w:id="182"/>
              <w:noProof/>
              <w:sz w:val="22"/>
              <w:szCs w:val="22"/>
            </w:rPr>
          </w:pPr>
          <w:del w:author="Zuoping Li" w:date="2018-01-10T16:42:00Z" w:id="183">
            <w:r w:rsidRPr="00C90459" w:rsidDel="00C90459">
              <w:rPr>
                <w:noProof/>
                <w:rPrChange w:author="Zuoping Li" w:date="2018-01-10T16:42:00Z" w:id="184">
                  <w:rPr>
                    <w:rStyle w:val="a9"/>
                    <w:noProof/>
                  </w:rPr>
                </w:rPrChange>
              </w:rPr>
              <w:delText xml:space="preserve">Widget </w:delText>
            </w:r>
            <w:r w:rsidRPr="00C90459" w:rsidDel="00C90459">
              <w:rPr>
                <w:noProof/>
                <w:lang w:eastAsia="zh-CN"/>
                <w:rPrChange w:author="Zuoping Li" w:date="2018-01-10T16:42:00Z" w:id="185">
                  <w:rPr>
                    <w:rStyle w:val="a9"/>
                    <w:noProof/>
                    <w:lang w:eastAsia="zh-CN"/>
                  </w:rPr>
                </w:rPrChange>
              </w:rPr>
              <w:delText>Theme</w:delText>
            </w:r>
            <w:r w:rsidDel="00C90459">
              <w:rPr>
                <w:noProof/>
                <w:webHidden/>
              </w:rPr>
              <w:tab/>
              <w:delText>16</w:delText>
            </w:r>
          </w:del>
        </w:p>
        <w:p w:rsidR="00587E71" w:rsidDel="00C90459" w:rsidRDefault="00587E71" w14:paraId="01EEC441" w14:textId="7BCD153A">
          <w:pPr>
            <w:pStyle w:val="20"/>
            <w:tabs>
              <w:tab w:val="right" w:leader="dot" w:pos="8630"/>
            </w:tabs>
            <w:rPr>
              <w:del w:author="Zuoping Li" w:date="2018-01-10T16:42:00Z" w:id="186"/>
              <w:noProof/>
              <w:sz w:val="22"/>
              <w:szCs w:val="22"/>
            </w:rPr>
          </w:pPr>
          <w:del w:author="Zuoping Li" w:date="2018-01-10T16:42:00Z" w:id="187">
            <w:r w:rsidRPr="00C90459" w:rsidDel="00C90459">
              <w:rPr>
                <w:noProof/>
                <w:rPrChange w:author="Zuoping Li" w:date="2018-01-10T16:42:00Z" w:id="188">
                  <w:rPr>
                    <w:rStyle w:val="a9"/>
                    <w:noProof/>
                  </w:rPr>
                </w:rPrChange>
              </w:rPr>
              <w:delText xml:space="preserve">Widget </w:delText>
            </w:r>
            <w:r w:rsidRPr="00C90459" w:rsidDel="00C90459">
              <w:rPr>
                <w:rFonts w:eastAsia="宋体"/>
                <w:noProof/>
                <w:lang w:eastAsia="zh-CN"/>
                <w:rPrChange w:author="Zuoping Li" w:date="2018-01-10T16:42:00Z" w:id="189">
                  <w:rPr>
                    <w:rStyle w:val="a9"/>
                    <w:rFonts w:eastAsia="宋体"/>
                    <w:noProof/>
                    <w:lang w:eastAsia="zh-CN"/>
                  </w:rPr>
                </w:rPrChange>
              </w:rPr>
              <w:delText>Locale</w:delText>
            </w:r>
            <w:r w:rsidDel="00C90459">
              <w:rPr>
                <w:noProof/>
                <w:webHidden/>
              </w:rPr>
              <w:tab/>
              <w:delText>17</w:delText>
            </w:r>
          </w:del>
        </w:p>
        <w:p w:rsidR="00587E71" w:rsidDel="00C90459" w:rsidRDefault="00587E71" w14:paraId="3FEBA71D" w14:textId="7F44A61B">
          <w:pPr>
            <w:pStyle w:val="10"/>
            <w:tabs>
              <w:tab w:val="right" w:leader="dot" w:pos="8630"/>
            </w:tabs>
            <w:rPr>
              <w:del w:author="Zuoping Li" w:date="2018-01-10T16:42:00Z" w:id="190"/>
              <w:noProof/>
              <w:sz w:val="22"/>
              <w:szCs w:val="22"/>
            </w:rPr>
          </w:pPr>
          <w:del w:author="Zuoping Li" w:date="2018-01-10T16:42:00Z" w:id="191">
            <w:r w:rsidRPr="00C90459" w:rsidDel="00C90459">
              <w:rPr>
                <w:noProof/>
                <w:rPrChange w:author="Zuoping Li" w:date="2018-01-10T16:42:00Z" w:id="192">
                  <w:rPr>
                    <w:rStyle w:val="a9"/>
                    <w:noProof/>
                  </w:rPr>
                </w:rPrChange>
              </w:rPr>
              <w:delText>References</w:delText>
            </w:r>
            <w:r w:rsidDel="00C90459">
              <w:rPr>
                <w:noProof/>
                <w:webHidden/>
              </w:rPr>
              <w:tab/>
              <w:delText>17</w:delText>
            </w:r>
          </w:del>
        </w:p>
        <w:p w:rsidRPr="000C3186" w:rsidR="00FB7A44" w:rsidP="00E84AC2" w:rsidRDefault="00FB7A44" w14:paraId="04B7D095" w14:textId="31CAD4FC">
          <w:r>
            <w:rPr>
              <w:b/>
              <w:bCs/>
              <w:noProof/>
            </w:rPr>
            <w:fldChar w:fldCharType="end"/>
          </w:r>
        </w:p>
      </w:sdtContent>
    </w:sdt>
    <w:p w:rsidR="007960C5" w:rsidRDefault="007960C5" w14:paraId="1AC9A937" w14:textId="3C4409C6">
      <w:r>
        <w:br w:type="page"/>
      </w:r>
    </w:p>
    <w:p w:rsidR="00535C86" w:rsidP="00535C86" w:rsidRDefault="004508F1" w14:paraId="456D6897" w14:textId="527F0910" w14:noSpellErr="1">
      <w:pPr>
        <w:pStyle w:val="1"/>
      </w:pPr>
      <w:bookmarkStart w:name="_Toc503352826" w:id="193"/>
      <w:bookmarkStart w:name="_Toc503354797" w:id="194"/>
      <w:bookmarkStart w:name="_Toc503365869" w:id="195"/>
      <w:r>
        <w:rPr/>
        <w:lastRenderedPageBreak/>
        <w:t>Feature Summary</w:t>
      </w:r>
      <w:bookmarkEnd w:id="193"/>
      <w:bookmarkEnd w:id="194"/>
      <w:bookmarkEnd w:id="195"/>
    </w:p>
    <w:p w:rsidR="00BB02AD" w:rsidP="00863255" w:rsidRDefault="000A7CAE" w14:paraId="368B6A12" w14:textId="24554A3E" w14:noSpellErr="1">
      <w:r>
        <w:rPr/>
        <w:t>A10</w:t>
      </w:r>
      <w:r w:rsidR="00B84E1A">
        <w:rPr/>
        <w:t xml:space="preserve"> GUI </w:t>
      </w:r>
      <w:r w:rsidR="002A1C5B">
        <w:rPr/>
        <w:t>Widget</w:t>
      </w:r>
      <w:r w:rsidR="00B84E1A">
        <w:rPr/>
        <w:t xml:space="preserve">s </w:t>
      </w:r>
      <w:r w:rsidRPr="00590EAE" w:rsidR="00590EAE">
        <w:rPr/>
        <w:t xml:space="preserve">(or sometimes referred to as </w:t>
      </w:r>
      <w:ins w:author="Peter Chuang （莊偉華） [2]" w:date="2018-01-08T13:20:00Z" w:id="196">
        <w:r w:rsidR="00BD05F3">
          <w:rPr/>
          <w:t xml:space="preserve">“A10Widgets” or </w:t>
        </w:r>
      </w:ins>
      <w:r w:rsidRPr="00590EAE" w:rsidR="00590EAE">
        <w:rPr/>
        <w:t>simply “</w:t>
      </w:r>
      <w:r w:rsidR="002A1C5B">
        <w:rPr/>
        <w:t>Widget</w:t>
      </w:r>
      <w:r w:rsidRPr="00590EAE" w:rsidR="00590EAE">
        <w:rPr/>
        <w:t xml:space="preserve">s” in this document) </w:t>
      </w:r>
      <w:r w:rsidR="00B84E1A">
        <w:rPr/>
        <w:t xml:space="preserve">is dedicated to </w:t>
      </w:r>
      <w:r w:rsidRPr="00D60258" w:rsidR="00B84E1A">
        <w:rPr/>
        <w:t>pr</w:t>
      </w:r>
      <w:r w:rsidRPr="77B2F555" w:rsidR="00B84E1A">
        <w:rPr/>
        <w:t>o</w:t>
      </w:r>
      <w:r w:rsidRPr="00D60258" w:rsidR="00B84E1A">
        <w:rPr/>
        <w:t>vid</w:t>
      </w:r>
      <w:r w:rsidRPr="77B2F555" w:rsidR="00590EAE">
        <w:rPr/>
        <w:t>ing</w:t>
      </w:r>
      <w:r w:rsidRPr="21CB161F" w:rsidR="00B84E1A">
        <w:rPr/>
        <w:t xml:space="preserve"> </w:t>
      </w:r>
      <w:r w:rsidRPr="77B2F555" w:rsidR="00590EAE">
        <w:rPr/>
        <w:t xml:space="preserve">a set of </w:t>
      </w:r>
      <w:r w:rsidRPr="77B2F555" w:rsidR="00B84E1A">
        <w:rPr/>
        <w:t xml:space="preserve">shared and </w:t>
      </w:r>
      <w:r w:rsidR="00B84E1A">
        <w:rPr/>
        <w:t>reusable</w:t>
      </w:r>
      <w:r w:rsidRPr="21CB161F" w:rsidR="00B84E1A">
        <w:rPr/>
        <w:t xml:space="preserve"> </w:t>
      </w:r>
      <w:r w:rsidRPr="77B2F555" w:rsidR="002A1C5B">
        <w:rPr/>
        <w:t>Widget</w:t>
      </w:r>
      <w:r w:rsidRPr="77B2F555" w:rsidR="00B84E1A">
        <w:rPr/>
        <w:t xml:space="preserve"> libraries that </w:t>
      </w:r>
      <w:r w:rsidRPr="77B2F555" w:rsidR="00590EAE">
        <w:rPr/>
        <w:t>are designed to</w:t>
      </w:r>
      <w:r w:rsidRPr="77B2F555" w:rsidR="00B84E1A">
        <w:rPr/>
        <w:t xml:space="preserve"> be widel</w:t>
      </w:r>
      <w:r w:rsidRPr="77B2F555" w:rsidR="001B1E0B">
        <w:rPr/>
        <w:t>y used across different A10 ap</w:t>
      </w:r>
      <w:r w:rsidRPr="77B2F555" w:rsidR="00590EAE">
        <w:rPr/>
        <w:t>plications</w:t>
      </w:r>
      <w:r w:rsidRPr="77B2F555" w:rsidR="00B84E1A">
        <w:rPr/>
        <w:t>. It</w:t>
      </w:r>
      <w:r w:rsidRPr="77B2F555" w:rsidR="001B1E0B">
        <w:rPr/>
        <w:t xml:space="preserve"> </w:t>
      </w:r>
      <w:r w:rsidRPr="77B2F555" w:rsidR="001B1E0B">
        <w:rPr/>
        <w:t>is</w:t>
      </w:r>
      <w:r w:rsidRPr="77B2F555" w:rsidR="00B84E1A">
        <w:rPr/>
        <w:t xml:space="preserve"> based</w:t>
      </w:r>
      <w:r w:rsidRPr="77B2F555" w:rsidR="00B84E1A">
        <w:rPr/>
        <w:t xml:space="preserve"> on the A10 </w:t>
      </w:r>
      <w:r w:rsidRPr="77B2F555" w:rsidR="00943BAB">
        <w:rPr/>
        <w:t>G</w:t>
      </w:r>
      <w:r w:rsidRPr="77B2F555" w:rsidR="001B1E0B">
        <w:rPr/>
        <w:t xml:space="preserve">UI </w:t>
      </w:r>
      <w:r w:rsidRPr="77B2F555" w:rsidR="00956306">
        <w:rPr/>
        <w:t>Framework</w:t>
      </w:r>
      <w:r w:rsidRPr="77B2F555" w:rsidR="00B84E1A">
        <w:rPr/>
        <w:t xml:space="preserve"> to </w:t>
      </w:r>
      <w:r w:rsidRPr="004D5BC8" w:rsidR="004D5BC8">
        <w:rPr/>
        <w:t>maximize modularity and maintainability</w:t>
      </w:r>
      <w:r w:rsidRPr="21CB161F">
        <w:rPr/>
        <w:t>.</w:t>
      </w:r>
      <w:r w:rsidRPr="21CB161F" w:rsidR="0026283B">
        <w:rPr/>
        <w:t xml:space="preserve"> </w:t>
      </w:r>
      <w:r w:rsidRPr="77B2F555" w:rsidR="00DB3291">
        <w:rPr/>
        <w:t>The aim</w:t>
      </w:r>
      <w:r w:rsidRPr="77B2F555" w:rsidR="00C77082">
        <w:rPr/>
        <w:t>s</w:t>
      </w:r>
      <w:r w:rsidRPr="77B2F555" w:rsidR="00DB3291">
        <w:rPr/>
        <w:t xml:space="preserve"> of the </w:t>
      </w:r>
      <w:r w:rsidRPr="77B2F555" w:rsidR="002A1C5B">
        <w:rPr/>
        <w:t>Widget</w:t>
      </w:r>
      <w:r w:rsidRPr="77B2F555" w:rsidR="00C77082">
        <w:rPr/>
        <w:t xml:space="preserve"> and </w:t>
      </w:r>
      <w:r w:rsidRPr="77B2F555" w:rsidR="00956306">
        <w:rPr/>
        <w:t>Framework</w:t>
      </w:r>
      <w:r w:rsidRPr="77B2F555" w:rsidR="00C77082">
        <w:rPr/>
        <w:t xml:space="preserve"> together are</w:t>
      </w:r>
      <w:r w:rsidRPr="77B2F555" w:rsidR="00DB3291">
        <w:rPr/>
        <w:t xml:space="preserve"> to provide </w:t>
      </w:r>
      <w:r w:rsidR="00DB3291">
        <w:rPr/>
        <w:t xml:space="preserve">a good development experience for </w:t>
      </w:r>
      <w:r w:rsidRPr="77B2F555" w:rsidR="00DB3291">
        <w:rPr/>
        <w:t xml:space="preserve">A10 </w:t>
      </w:r>
      <w:r w:rsidR="001B1E0B">
        <w:rPr/>
        <w:t>and possibly outside contributing</w:t>
      </w:r>
      <w:r w:rsidRPr="21CB161F" w:rsidR="001B1E0B">
        <w:rPr/>
        <w:t xml:space="preserve"> </w:t>
      </w:r>
      <w:r w:rsidR="00DB3291">
        <w:rPr/>
        <w:t>developers</w:t>
      </w:r>
      <w:r w:rsidRPr="21CB161F" w:rsidR="001B1E0B">
        <w:rPr/>
        <w:t>;</w:t>
      </w:r>
      <w:r w:rsidRPr="77B2F555" w:rsidR="00C77082">
        <w:rPr/>
        <w:t xml:space="preserve"> as a result, make A10 product</w:t>
      </w:r>
      <w:r w:rsidRPr="77B2F555" w:rsidR="001B1E0B">
        <w:rPr/>
        <w:t>s</w:t>
      </w:r>
      <w:r w:rsidRPr="77B2F555" w:rsidR="00C77082">
        <w:rPr/>
        <w:t xml:space="preserve"> powerful and useful. </w:t>
      </w:r>
      <w:r w:rsidR="001B1E0B">
        <w:rPr/>
        <w:t>Th</w:t>
      </w:r>
      <w:r w:rsidRPr="77B2F555" w:rsidR="001B1E0B">
        <w:rPr/>
        <w:t>is</w:t>
      </w:r>
      <w:r w:rsidR="0040155E">
        <w:rPr/>
        <w:t xml:space="preserve"> document captures the </w:t>
      </w:r>
      <w:r w:rsidRPr="77B2F555" w:rsidR="004D5BC8">
        <w:rPr/>
        <w:t xml:space="preserve">definition, </w:t>
      </w:r>
      <w:r w:rsidR="0040155E">
        <w:rPr/>
        <w:t>design</w:t>
      </w:r>
      <w:r w:rsidRPr="21CB161F" w:rsidR="004D5BC8">
        <w:rPr/>
        <w:t xml:space="preserve">, </w:t>
      </w:r>
      <w:r w:rsidRPr="77B2F555" w:rsidR="001B1E0B">
        <w:rPr/>
        <w:t xml:space="preserve">project </w:t>
      </w:r>
      <w:r w:rsidRPr="004D5BC8" w:rsidR="004D5BC8">
        <w:rPr/>
        <w:t>file structure</w:t>
      </w:r>
      <w:r w:rsidRPr="77B2F555" w:rsidR="004D5BC8">
        <w:rPr/>
        <w:t>, and example</w:t>
      </w:r>
      <w:r w:rsidRPr="77B2F555" w:rsidR="001B1E0B">
        <w:rPr/>
        <w:t xml:space="preserve">s to elaborate the concepts of </w:t>
      </w:r>
      <w:r w:rsidRPr="77B2F555" w:rsidR="002A1C5B">
        <w:rPr/>
        <w:t>Widget</w:t>
      </w:r>
      <w:r w:rsidRPr="77B2F555" w:rsidR="004D5BC8">
        <w:rPr/>
        <w:t>s.</w:t>
      </w:r>
      <w:r w:rsidRPr="21CB161F" w:rsidR="0040155E">
        <w:rPr/>
        <w:t xml:space="preserve"> </w:t>
      </w:r>
    </w:p>
    <w:p w:rsidR="0021240E" w:rsidP="0021240E" w:rsidRDefault="0021240E" w14:paraId="53E4BB33" w14:textId="7D887FBD" w14:noSpellErr="1">
      <w:pPr>
        <w:pStyle w:val="1"/>
      </w:pPr>
      <w:bookmarkStart w:name="_Toc503352827" w:id="197"/>
      <w:bookmarkStart w:name="_Toc503354798" w:id="198"/>
      <w:bookmarkStart w:name="_Toc503365870" w:id="199"/>
      <w:r w:rsidRPr="21CB161F">
        <w:rPr/>
        <w:t xml:space="preserve">The </w:t>
      </w:r>
      <w:r w:rsidR="00377B0A">
        <w:rPr/>
        <w:t>R</w:t>
      </w:r>
      <w:r w:rsidRPr="21CB161F">
        <w:rPr/>
        <w:t xml:space="preserve">ole of A10 GUI </w:t>
      </w:r>
      <w:r w:rsidRPr="21CB161F" w:rsidR="002A1C5B">
        <w:rPr/>
        <w:t>Widget</w:t>
      </w:r>
      <w:r w:rsidRPr="21CB161F">
        <w:rPr/>
        <w:t>s</w:t>
      </w:r>
      <w:bookmarkEnd w:id="197"/>
      <w:bookmarkEnd w:id="198"/>
      <w:bookmarkEnd w:id="199"/>
    </w:p>
    <w:p w:rsidR="00115E95" w:rsidP="00863255" w:rsidRDefault="0021240E" w14:paraId="49EF2C98" w14:noSpellErr="1" w14:textId="460F4C35">
      <w:r w:rsidRPr="21CB161F">
        <w:rPr/>
        <w:t xml:space="preserve">A10 GUI </w:t>
      </w:r>
      <w:r w:rsidRPr="21CB161F" w:rsidR="00115E95">
        <w:rPr/>
        <w:t xml:space="preserve">consists of </w:t>
      </w:r>
      <w:ins w:author="Roll Tsai" w:date="2018-08-22T22:52:38.8586692" w:id="1561631420">
        <w:r w:rsidRPr="21CB161F" w:rsidR="3547F8B7">
          <w:rPr/>
          <w:t xml:space="preserve">5</w:t>
        </w:r>
        <w:r w:rsidRPr="21CB161F" w:rsidR="00115E95">
          <w:rPr/>
          <w:t xml:space="preserve"> </w:t>
        </w:r>
      </w:ins>
      <w:del w:author="Roll Tsai" w:date="2018-08-22T22:52:38.8586692" w:id="623965159">
        <w:r w:rsidRPr="21CB161F" w:rsidDel="3547F8B7" w:rsidR="00115E95">
          <w:delText xml:space="preserve"> </w:delText>
        </w:r>
      </w:del>
      <w:r w:rsidRPr="21CB161F" w:rsidR="00115E95">
        <w:rPr/>
        <w:t xml:space="preserve">layers</w:t>
      </w:r>
      <w:r w:rsidRPr="21CB161F">
        <w:rPr/>
        <w:t>:</w:t>
      </w:r>
      <w:r w:rsidRPr="21CB161F" w:rsidR="00115E95">
        <w:rPr/>
        <w:t xml:space="preserve"> </w:t>
      </w:r>
    </w:p>
    <w:p w:rsidR="00115E95" w:rsidP="00115E95" w:rsidRDefault="001B1E0B" w14:paraId="358DD5BA" w14:textId="2E7FB3AF" w14:noSpellErr="1">
      <w:pPr>
        <w:pStyle w:val="a7"/>
        <w:numPr>
          <w:ilvl w:val="0"/>
          <w:numId w:val="47"/>
        </w:numPr>
        <w:rPr/>
      </w:pPr>
      <w:r w:rsidRPr="21CB161F">
        <w:rPr/>
        <w:t xml:space="preserve">A10 GUI </w:t>
      </w:r>
      <w:r w:rsidRPr="21CB161F" w:rsidR="00956306">
        <w:rPr/>
        <w:t>Framework</w:t>
      </w:r>
    </w:p>
    <w:p w:rsidR="00115E95" w:rsidP="00115E95" w:rsidRDefault="001B1E0B" w14:paraId="1DE913F7" w14:textId="54174951" w14:noSpellErr="1">
      <w:pPr>
        <w:pStyle w:val="a7"/>
        <w:numPr>
          <w:ilvl w:val="0"/>
          <w:numId w:val="47"/>
        </w:numPr>
        <w:rPr>
          <w:ins w:author="Roll Tsai" w:date="2018-08-22T22:52:38.8586692" w:id="1362140305"/>
        </w:rPr>
      </w:pPr>
      <w:r w:rsidRPr="21CB161F">
        <w:rPr/>
        <w:t xml:space="preserve">A10 GUI </w:t>
      </w:r>
      <w:r w:rsidRPr="21CB161F" w:rsidR="002A1C5B">
        <w:rPr/>
        <w:t>Widget</w:t>
      </w:r>
      <w:r w:rsidRPr="21CB161F" w:rsidR="00115E95">
        <w:rPr/>
        <w:t xml:space="preserve">s: What this document covers. </w:t>
      </w:r>
    </w:p>
    <w:p w:rsidR="3547F8B7" w:rsidP="3547F8B7" w:rsidRDefault="3547F8B7" w14:paraId="0B385716" w14:textId="7C8A845E">
      <w:pPr>
        <w:pStyle w:val="a7"/>
        <w:numPr>
          <w:ilvl w:val="0"/>
          <w:numId w:val="47"/>
        </w:numPr>
        <w:rPr/>
        <w:pPrChange w:author="Roll Tsai" w:date="2018-08-22T22:52:38.8586692" w:id="2102640106">
          <w:pPr/>
        </w:pPrChange>
      </w:pPr>
      <w:ins w:author="Roll Tsai" w:date="2018-08-22T22:52:38.8586692" w:id="223883050">
        <w:r w:rsidR="3547F8B7">
          <w:rPr/>
          <w:t xml:space="preserve">A10 Common </w:t>
        </w:r>
      </w:ins>
      <w:ins w:author="Roll Tsai" w:date="2018-08-22T22:53:08.8667325" w:id="1346262130">
        <w:r w:rsidR="057D8C42">
          <w:rPr/>
          <w:t xml:space="preserve">modules: </w:t>
        </w:r>
        <w:proofErr w:type="spellStart"/>
        <w:r w:rsidR="057D8C42">
          <w:rPr/>
          <w:t xml:space="preserve">AutoConfig</w:t>
        </w:r>
        <w:proofErr w:type="spellEnd"/>
        <w:r w:rsidR="057D8C42">
          <w:rPr/>
          <w:t xml:space="preserve">, WAF, ...etc.</w:t>
        </w:r>
      </w:ins>
    </w:p>
    <w:p w:rsidR="0021240E" w:rsidP="3FC1A9CB" w:rsidRDefault="001B1E0B" w14:paraId="27C6FA71" w14:textId="270A2A08">
      <w:pPr>
        <w:pStyle w:val="a7"/>
        <w:numPr>
          <w:ilvl w:val="0"/>
          <w:numId w:val="47"/>
        </w:numPr>
        <w:rPr/>
      </w:pPr>
      <w:r w:rsidRPr="21CB161F">
        <w:rPr/>
        <w:t>A10 I</w:t>
      </w:r>
      <w:r w:rsidRPr="21CB161F" w:rsidR="00115E95">
        <w:rPr/>
        <w:t xml:space="preserve">nfra: </w:t>
      </w:r>
      <w:r w:rsidRPr="21CB161F" w:rsidR="0060384F">
        <w:rPr/>
        <w:t>Thunder</w:t>
      </w:r>
      <w:ins w:author="Roll Tsai" w:date="2018-08-22T22:51:38.1569773" w:id="154383002">
        <w:r w:rsidRPr="3FC1A9CB" w:rsidR="7037E254">
          <w:rPr/>
          <w:t xml:space="preserve">, </w:t>
        </w:r>
      </w:ins>
      <w:del w:author="Roll Tsai" w:date="2018-08-22T22:51:38.1569773" w:id="1366029508">
        <w:r w:rsidRPr="21CB161F" w:rsidDel="7037E254" w:rsidR="0060384F">
          <w:delText xml:space="preserve"> or</w:delText>
        </w:r>
      </w:del>
      <w:r w:rsidRPr="21CB161F" w:rsidR="0060384F">
        <w:rPr/>
        <w:t xml:space="preserve"> H</w:t>
      </w:r>
      <w:r w:rsidRPr="21CB161F" w:rsidR="00837905">
        <w:rPr/>
        <w:t>armony</w:t>
      </w:r>
      <w:ins w:author="Roll Tsai" w:date="2018-08-22T22:51:38.1569773" w:id="1255139183">
        <w:r w:rsidRPr="21CB161F" w:rsidR="7037E254">
          <w:rPr/>
          <w:t xml:space="preserve">, or </w:t>
        </w:r>
        <w:proofErr w:type="spellStart"/>
        <w:r w:rsidRPr="21CB161F" w:rsidR="7037E254">
          <w:rPr/>
          <w:t>aGalaxy</w:t>
        </w:r>
        <w:proofErr w:type="spellEnd"/>
      </w:ins>
    </w:p>
    <w:p w:rsidR="00837905" w:rsidP="3FC1A9CB" w:rsidRDefault="001B1E0B" w14:paraId="7F5B7E00" w14:textId="7B876259">
      <w:pPr>
        <w:pStyle w:val="a7"/>
        <w:numPr>
          <w:ilvl w:val="0"/>
          <w:numId w:val="47"/>
        </w:numPr>
        <w:rPr/>
      </w:pPr>
      <w:r w:rsidRPr="21CB161F">
        <w:rPr/>
        <w:t>A10 A</w:t>
      </w:r>
      <w:r w:rsidRPr="21CB161F" w:rsidR="00115E95">
        <w:rPr/>
        <w:t>pps:</w:t>
      </w:r>
      <w:r w:rsidRPr="3FC1A9CB" w:rsidR="00837905">
        <w:rPr/>
        <w:t xml:space="preserve"> </w:t>
      </w:r>
      <w:ins w:author="Roll Tsai" w:date="2018-08-22T22:52:08.6428426" w:id="881096787">
        <w:r w:rsidRPr="21CB161F" w:rsidR="1B88A80E">
          <w:rPr/>
          <w:t>ACOS GUI</w:t>
        </w:r>
      </w:ins>
      <w:del w:author="Roll Tsai" w:date="2018-08-22T22:52:08.6428426" w:id="1791376221">
        <w:r w:rsidDel="1B88A80E" w:rsidR="000D7B28">
          <w:delText>B</w:delText>
        </w:r>
        <w:r w:rsidRPr="21CB161F" w:rsidDel="1B88A80E" w:rsidR="00837905">
          <w:delText>ox</w:delText>
        </w:r>
        <w:r w:rsidRPr="21CB161F" w:rsidDel="1B88A80E" w:rsidR="00837905">
          <w:delText xml:space="preserve"> UI</w:delText>
        </w:r>
      </w:del>
      <w:r w:rsidRPr="21CB161F" w:rsidR="00837905">
        <w:rPr/>
        <w:t xml:space="preserve">, Harmony </w:t>
      </w:r>
      <w:ins w:author="Roll Tsai" w:date="2018-08-22T22:57:11.9073459" w:id="1741840054">
        <w:r w:rsidRPr="21CB161F" w:rsidR="4ED68E71">
          <w:rPr/>
          <w:t xml:space="preserve">G</w:t>
        </w:r>
      </w:ins>
      <w:r w:rsidRPr="21CB161F" w:rsidR="00837905">
        <w:rPr/>
        <w:t xml:space="preserve">UI, </w:t>
      </w:r>
      <w:ins w:author="Roll Tsai" w:date="2018-08-22T22:52:08.6428426" w:id="1249335389">
        <w:r w:rsidRPr="21CB161F" w:rsidR="1B88A80E">
          <w:rPr/>
          <w:t xml:space="preserve">Object</w:t>
        </w:r>
      </w:ins>
      <w:ins w:author="Roll Tsai" w:date="2018-08-22T22:52:38.8586692" w:id="1381132265">
        <w:r w:rsidRPr="3FC1A9CB" w:rsidR="3547F8B7">
          <w:rPr/>
          <w:t xml:space="preserve"> </w:t>
        </w:r>
      </w:ins>
      <w:ins w:author="Roll Tsai" w:date="2018-08-22T22:52:08.6428426" w:id="274092719">
        <w:r w:rsidRPr="21CB161F" w:rsidR="1B88A80E">
          <w:rPr/>
          <w:t xml:space="preserve">Exp</w:t>
        </w:r>
      </w:ins>
      <w:ins w:author="Roll Tsai" w:date="2018-08-22T22:52:38.8586692" w:id="1569283210">
        <w:r w:rsidRPr="21CB161F" w:rsidR="3547F8B7">
          <w:rPr/>
          <w:t xml:space="preserve">lorer, </w:t>
        </w:r>
      </w:ins>
      <w:ins w:author="Roll Tsai" w:date="2018-08-22T23:00:44.2548521" w:id="1652787841">
        <w:r w:rsidRPr="21CB161F" w:rsidR="0FCBB2EE">
          <w:rPr/>
          <w:t xml:space="preserve">and </w:t>
        </w:r>
      </w:ins>
      <w:ins w:author="Roll Tsai" w:date="2018-08-22T22:52:38.8586692" w:id="1993335464">
        <w:proofErr w:type="spellStart"/>
        <w:r w:rsidRPr="21CB161F" w:rsidR="3547F8B7">
          <w:rPr/>
          <w:t xml:space="preserve">aGalaxy</w:t>
        </w:r>
        <w:proofErr w:type="spellEnd"/>
      </w:ins>
      <w:r w:rsidRPr="3FC1A9CB" w:rsidR="00F54DD8">
        <w:rPr/>
        <w:t>.</w:t>
      </w:r>
    </w:p>
    <w:p w:rsidRPr="00E96725" w:rsidR="00E96725" w:rsidP="00837905" w:rsidRDefault="00837905" w14:paraId="01F2C224" w14:noSpellErr="1" w14:textId="594DDDD4">
      <w:r w:rsidRPr="21CB161F">
        <w:rPr/>
        <w:t>Figure 1 shows the structure of A10 GUI</w:t>
      </w:r>
      <w:r w:rsidRPr="21CB161F" w:rsidR="00533D54">
        <w:rPr/>
        <w:t xml:space="preserve"> system</w:t>
      </w:r>
      <w:r w:rsidRPr="21CB161F">
        <w:rPr/>
        <w:t>. A10</w:t>
      </w:r>
      <w:r w:rsidRPr="21CB161F" w:rsidR="00533D54">
        <w:rPr/>
        <w:t xml:space="preserve"> GUI </w:t>
      </w:r>
      <w:r w:rsidRPr="21CB161F" w:rsidR="002A1C5B">
        <w:rPr/>
        <w:t>Widget</w:t>
      </w:r>
      <w:r w:rsidRPr="21CB161F">
        <w:rPr/>
        <w:t xml:space="preserve">s </w:t>
      </w:r>
      <w:r w:rsidRPr="21CB161F">
        <w:rPr/>
        <w:t>is based</w:t>
      </w:r>
      <w:r w:rsidRPr="21CB161F">
        <w:rPr/>
        <w:t xml:space="preserve"> on A10 GUI </w:t>
      </w:r>
      <w:r w:rsidRPr="21CB161F" w:rsidR="00956306">
        <w:rPr/>
        <w:t>Framework</w:t>
      </w:r>
      <w:r w:rsidRPr="21CB161F">
        <w:rPr/>
        <w:t xml:space="preserve"> and is the </w:t>
      </w:r>
      <w:r>
        <w:rPr/>
        <w:t>library</w:t>
      </w:r>
      <w:r w:rsidRPr="21CB161F">
        <w:rPr/>
        <w:t xml:space="preserve"> </w:t>
      </w:r>
      <w:r w:rsidRPr="21CB161F" w:rsidR="00EE6FED">
        <w:rPr/>
        <w:t xml:space="preserve">used by the </w:t>
      </w:r>
      <w:ins w:author="Roll Tsai" w:date="2018-08-22T23:07:51.0900951" w:id="629496617">
        <w:r w:rsidRPr="21CB161F" w:rsidR="652DBFB5">
          <w:rPr/>
          <w:t xml:space="preserve">common, </w:t>
        </w:r>
      </w:ins>
      <w:r w:rsidRPr="21CB161F" w:rsidR="00EE6FED">
        <w:rPr/>
        <w:t>I</w:t>
      </w:r>
      <w:r w:rsidRPr="21CB161F">
        <w:rPr/>
        <w:t xml:space="preserve">nfra and </w:t>
      </w:r>
      <w:r w:rsidRPr="21CB161F" w:rsidR="00EE6FED">
        <w:rPr/>
        <w:t>A</w:t>
      </w:r>
      <w:r w:rsidRPr="21CB161F">
        <w:rPr/>
        <w:t>pp layer</w:t>
      </w:r>
      <w:r w:rsidRPr="21CB161F" w:rsidR="00EE6FED">
        <w:rPr/>
        <w:t>s</w:t>
      </w:r>
      <w:r w:rsidRPr="21CB161F">
        <w:rPr/>
        <w:t>.</w:t>
      </w:r>
    </w:p>
    <w:p w:rsidR="00115E95" w:rsidDel="652DBFB5" w:rsidP="00115E95" w:rsidRDefault="000045DA" w14:paraId="6AA99362" w14:textId="32AE8596">
      <w:pPr>
        <w:jc w:val="center"/>
        <w:rPr>
          <w:del w:author="Roll Tsai" w:date="2018-08-22T23:07:51.0900951" w:id="706086761"/>
        </w:rPr>
      </w:pPr>
      <w:del w:author="Roll Tsai" w:date="2018-08-22T23:07:23.552942" w:id="1770144486">
        <w:r w:rsidDel="176F959F">
          <w:rPr>
            <w:noProof/>
            <w:lang w:eastAsia="zh-CN"/>
          </w:rPr>
          <w:drawing>
            <wp:inline distT="0" distB="0" distL="0" distR="0" wp14:anchorId="45D9ED43" wp14:editId="1DDAA76A">
              <wp:extent cx="2320119" cy="2565242"/>
              <wp:effectExtent l="0" t="0" r="4445" b="6985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37117" cy="25840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652DBFB5" w:rsidP="652DBFB5" w:rsidRDefault="652DBFB5" w14:paraId="4F366952" w14:textId="542E14D0">
      <w:pPr>
        <w:pStyle w:val="a"/>
        <w:jc w:val="center"/>
        <w:pPrChange w:author="Roll Tsai" w:date="2018-08-22T23:07:51.0900951" w:id="36615573">
          <w:pPr/>
        </w:pPrChange>
      </w:pPr>
      <w:ins w:author="Roll Tsai" w:date="2018-08-22T23:07:51.0900951" w:id="1342507234">
        <w:r>
          <w:drawing>
            <wp:inline wp14:editId="338A5A08" wp14:anchorId="42AEC974">
              <wp:extent cx="3267075" cy="5521819"/>
              <wp:effectExtent l="0" t="0" r="0" b="0"/>
              <wp:docPr id="530140205" name="picture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picture"/>
                      <pic:cNvPicPr/>
                    </pic:nvPicPr>
                    <pic:blipFill>
                      <a:blip r:embed="Rda4f7c15efd94be0">
                        <a:extLst xmlns:a="http://schemas.openxmlformats.org/drawingml/2006/main">
                          <a:ext xmlns:a="http://schemas.openxmlformats.org/drawingml/2006/main"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0" flipH="0" flipV="0">
                        <a:off x="0" y="0"/>
                        <a:ext cx="3267075" cy="55218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15E95" w:rsidP="00115E95" w:rsidRDefault="00115E95" w14:paraId="219DD4E6" w14:textId="16E247B0" w14:noSpellErr="1">
      <w:pPr>
        <w:jc w:val="center"/>
      </w:pPr>
      <w:r w:rsidRPr="21CB161F">
        <w:rPr/>
        <w:t>F</w:t>
      </w:r>
      <w:r w:rsidRPr="21CB161F" w:rsidR="003E1AEF">
        <w:rPr/>
        <w:t>igure 1: The structure of A10 GUI</w:t>
      </w:r>
      <w:r w:rsidR="000045DA">
        <w:tab/>
      </w:r>
    </w:p>
    <w:p w:rsidR="00CE689D" w:rsidP="00CE689D" w:rsidRDefault="00BB02AD" w14:paraId="5CE9717A" w14:textId="6FF09E0B" w14:noSpellErr="1">
      <w:pPr>
        <w:pStyle w:val="1"/>
      </w:pPr>
      <w:bookmarkStart w:name="_Toc503352828" w:id="200"/>
      <w:bookmarkStart w:name="_Toc503354799" w:id="201"/>
      <w:bookmarkStart w:name="_Toc503365871" w:id="202"/>
      <w:r>
        <w:rPr/>
        <w:lastRenderedPageBreak/>
        <w:t>Definitions</w:t>
      </w:r>
      <w:r w:rsidRPr="21CB161F" w:rsidR="00227FF8">
        <w:rPr/>
        <w:t xml:space="preserve"> of </w:t>
      </w:r>
      <w:r w:rsidRPr="21CB161F" w:rsidR="002A1C5B">
        <w:rPr/>
        <w:t>Widget</w:t>
      </w:r>
      <w:r w:rsidRPr="21CB161F" w:rsidR="00D10B0C">
        <w:rPr/>
        <w:t>s</w:t>
      </w:r>
      <w:bookmarkEnd w:id="200"/>
      <w:bookmarkEnd w:id="201"/>
      <w:bookmarkEnd w:id="202"/>
    </w:p>
    <w:p w:rsidR="00CE689D" w:rsidP="00CE689D" w:rsidRDefault="00CE689D" w14:paraId="2F7B45B0" w14:textId="2290DC32" w14:noSpellErr="1">
      <w:r>
        <w:rPr>
          <w:lang w:eastAsia="zh-CN"/>
        </w:rPr>
        <w:t>The shared</w:t>
      </w:r>
      <w:r w:rsidRPr="21CB161F">
        <w:rPr/>
        <w:t xml:space="preserve"> and </w:t>
      </w:r>
      <w:r>
        <w:rPr>
          <w:lang w:eastAsia="zh-CN"/>
        </w:rPr>
        <w:t xml:space="preserve">common presentation components </w:t>
      </w:r>
      <w:r>
        <w:rPr>
          <w:lang w:eastAsia="zh-CN"/>
        </w:rPr>
        <w:t>are called</w:t>
      </w:r>
      <w:r>
        <w:rPr>
          <w:lang w:eastAsia="zh-CN"/>
        </w:rPr>
        <w:t xml:space="preserve"> </w:t>
      </w:r>
      <w:r w:rsidR="002A1C5B">
        <w:rPr>
          <w:lang w:eastAsia="zh-CN"/>
        </w:rPr>
        <w:t>Widget</w:t>
      </w:r>
      <w:r>
        <w:rPr>
          <w:lang w:eastAsia="zh-CN"/>
        </w:rPr>
        <w:t>s.</w:t>
      </w:r>
      <w:r w:rsidRPr="21CB161F">
        <w:rPr>
          <w:lang w:eastAsia="zh-CN"/>
        </w:rPr>
        <w:t xml:space="preserve"> </w:t>
      </w:r>
      <w:r w:rsidR="002A1C5B">
        <w:rPr>
          <w:lang w:eastAsia="zh-CN"/>
        </w:rPr>
        <w:t>Widget</w:t>
      </w:r>
      <w:r>
        <w:rPr>
          <w:lang w:eastAsia="zh-CN"/>
        </w:rPr>
        <w:t xml:space="preserve">s are stateless and </w:t>
      </w:r>
      <w:r w:rsidRPr="21CB161F" w:rsidR="00956306">
        <w:rPr/>
        <w:t xml:space="preserve">are </w:t>
      </w:r>
      <w:r>
        <w:rPr>
          <w:lang w:eastAsia="zh-CN"/>
        </w:rPr>
        <w:t xml:space="preserve">mainly concerned with how things look. </w:t>
      </w:r>
      <w:r w:rsidRPr="21CB161F" w:rsidR="00956306">
        <w:rPr/>
        <w:t>S</w:t>
      </w:r>
      <w:r w:rsidRPr="21CB161F">
        <w:rPr/>
        <w:t>tateless here means that it has nothing to do with data or business logic.</w:t>
      </w:r>
    </w:p>
    <w:p w:rsidRPr="00CE689D" w:rsidR="0021240E" w:rsidP="00CE689D" w:rsidRDefault="0021240E" w14:paraId="1016878F" w14:textId="77777777"/>
    <w:p w:rsidR="00913688" w:rsidP="00913688" w:rsidRDefault="00913688" w14:paraId="71951A61" w14:textId="77777777" w14:noSpellErr="1">
      <w:pPr>
        <w:pStyle w:val="2"/>
      </w:pPr>
      <w:bookmarkStart w:name="_Toc503352829" w:id="203"/>
      <w:bookmarkStart w:name="_Toc503354800" w:id="204"/>
      <w:bookmarkStart w:name="_Toc503365872" w:id="205"/>
      <w:r>
        <w:rPr/>
        <w:t>Structure</w:t>
      </w:r>
      <w:r w:rsidRPr="21CB161F">
        <w:rPr/>
        <w:t xml:space="preserve"> of the Widget System</w:t>
      </w:r>
      <w:bookmarkEnd w:id="203"/>
      <w:bookmarkEnd w:id="204"/>
      <w:bookmarkEnd w:id="205"/>
    </w:p>
    <w:p w:rsidRPr="00E92E48" w:rsidR="00913688" w:rsidP="00913688" w:rsidRDefault="00913688" w14:paraId="0021FB72" w14:textId="77DCCE07" w14:noSpellErr="1">
      <w:r w:rsidRPr="77B2F555">
        <w:rPr/>
        <w:t xml:space="preserve">Figure 2 is the top-level design of the Widgets system. It illustrates that both </w:t>
      </w:r>
      <w:ins w:author="Peter Chuang （莊偉華） [2]" w:date="2018-01-09T00:46:00Z" w:id="206">
        <w:r w:rsidRPr="77B2F555" w:rsidR="77B2F555">
          <w:rPr/>
          <w:t>B</w:t>
        </w:r>
      </w:ins>
      <w:del w:author="Peter Chuang （莊偉華） [2]" w:date="2018-01-09T00:46:00Z" w:id="207">
        <w:r w:rsidDel="77B2F555">
          <w:rPr>
            <w:rFonts w:hint="eastAsia"/>
          </w:rPr>
          <w:delText>b</w:delText>
        </w:r>
      </w:del>
      <w:r w:rsidRPr="77B2F555">
        <w:rPr/>
        <w:t xml:space="preserve">asic and Composite Widgets </w:t>
      </w:r>
      <w:r w:rsidRPr="77B2F555">
        <w:rPr/>
        <w:t>are created</w:t>
      </w:r>
      <w:r w:rsidRPr="77B2F555">
        <w:rPr/>
        <w:t xml:space="preserve"> with the same interface through the same Widget wrapper. The A10 Widget wrapper </w:t>
      </w:r>
      <w:r w:rsidRPr="77B2F555">
        <w:rPr/>
        <w:t>is used</w:t>
      </w:r>
      <w:r w:rsidRPr="77B2F555">
        <w:rPr/>
        <w:t xml:space="preserve"> to have </w:t>
      </w:r>
      <w:r>
        <w:rPr/>
        <w:t xml:space="preserve">uniform </w:t>
      </w:r>
      <w:r w:rsidRPr="77B2F555">
        <w:rPr/>
        <w:t xml:space="preserve">and consistent </w:t>
      </w:r>
      <w:r>
        <w:rPr/>
        <w:t>A10</w:t>
      </w:r>
      <w:r w:rsidRPr="77B2F555">
        <w:rPr/>
        <w:t xml:space="preserve"> behavior across different Widgets.</w:t>
      </w:r>
      <w:del w:author="Peter Chuang （莊偉華）" w:date="2018-01-10T00:00:00Z" w:id="208">
        <w:r w:rsidRPr="77B2F555" w:rsidDel="49876885">
          <w:delText xml:space="preserve"> </w:delText>
        </w:r>
      </w:del>
      <w:ins w:author="Willy Liu" w:date="2018-01-09T23:56:00Z" w:id="209">
        <w:del w:author="Peter Chuang （莊偉華）" w:date="2018-01-10T00:00:00Z" w:id="210">
          <w:r w:rsidRPr="77B2F555" w:rsidDel="49876885" w:rsidR="0350C9B7">
            <w:delText xml:space="preserve">  ddd</w:delText>
          </w:r>
        </w:del>
      </w:ins>
      <w:r>
        <w:rPr>
          <w:rFonts w:hint="eastAsia"/>
        </w:rPr>
        <w:br/>
      </w:r>
    </w:p>
    <w:p w:rsidR="00101977" w:rsidP="00101977" w:rsidRDefault="00A256B7" w14:paraId="10CF7991" w14:textId="617C1EE1">
      <w:pPr>
        <w:keepNext/>
      </w:pPr>
      <w:r>
        <w:rPr>
          <w:rStyle w:val="afc"/>
        </w:rPr>
        <w:commentReference w:id="211"/>
      </w:r>
      <w:r w:rsidR="002F5E57">
        <w:rPr>
          <w:noProof/>
          <w:lang w:eastAsia="zh-CN"/>
        </w:rPr>
        <w:drawing>
          <wp:inline distT="0" distB="0" distL="0" distR="0" wp14:anchorId="1C0B92EC" wp14:editId="553F5120">
            <wp:extent cx="5486400" cy="3657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77" w:rsidP="00101977" w:rsidRDefault="00101977" w14:paraId="38F5118C" w14:textId="5E8FB9CE" w14:noSpellErr="1">
      <w:pPr>
        <w:pStyle w:val="aa"/>
      </w:pPr>
      <w:r>
        <w:rPr/>
        <w:t xml:space="preserve">Figure </w:t>
      </w:r>
      <w:r w:rsidR="00C90459">
        <w:fldChar w:fldCharType="begin"/>
      </w:r>
      <w:r w:rsidR="00C90459">
        <w:instrText xml:space="preserve"> SEQ Figure \* ARABIC </w:instrText>
      </w:r>
      <w:r w:rsidR="00C90459">
        <w:fldChar w:fldCharType="separate"/>
      </w:r>
      <w:r w:rsidRPr="494C7C3A">
        <w:rPr>
          <w:rPrChange w:author="Willy Liu" w:date="2018-01-10T00:00:00Z" w:id="212">
            <w:rPr>
              <w:noProof/>
            </w:rPr>
          </w:rPrChange>
        </w:rPr>
        <w:t>1</w:t>
      </w:r>
      <w:r w:rsidR="00C90459">
        <w:fldChar w:fldCharType="end"/>
      </w:r>
      <w:r w:rsidRPr="652DBFB5">
        <w:rPr>
          <w:rFonts w:ascii="宋体" w:hAnsi="宋体" w:eastAsia="宋体" w:cs="宋体"/>
          <w:lang w:eastAsia="zh-CN"/>
          <w:rPrChange w:author="Roll Tsai" w:date="2018-08-22T23:07:51.0900951" w:id="1421919494">
            <w:rPr>
              <w:rFonts w:eastAsia="宋体"/>
              <w:lang w:eastAsia="zh-CN"/>
            </w:rPr>
          </w:rPrChange>
        </w:rPr>
        <w:t xml:space="preserve"> </w:t>
      </w:r>
      <w:r w:rsidRPr="009134F4">
        <w:rPr/>
        <w:t>Widget Design: Top-level Design</w:t>
      </w:r>
    </w:p>
    <w:p w:rsidRPr="00101977" w:rsidR="00101977" w:rsidP="00101977" w:rsidRDefault="00101977" w14:paraId="1CCD29E6" w14:textId="099E1670">
      <w:pPr>
        <w:rPr>
          <w:rFonts w:ascii="宋体" w:hAnsi="宋体" w:eastAsia="宋体" w:cs="宋体"/>
          <w:lang w:eastAsia="zh-CN"/>
        </w:rPr>
      </w:pPr>
    </w:p>
    <w:p w:rsidR="00913688" w:rsidDel="757F4BA6" w:rsidP="00101977" w:rsidRDefault="001D723A" w14:paraId="32B7EFCC" w14:textId="3BCDCADB">
      <w:pPr>
        <w:rPr>
          <w:del w:author="Zuoping Li" w:date="2018-01-09T01:23:00Z" w:id="213"/>
          <w:lang w:eastAsia="zh-CN"/>
        </w:rPr>
      </w:pPr>
      <w:ins w:author="Peter Chuang （莊偉華） [2]" w:date="2018-01-08T10:49:00Z" w:id="214">
        <w:del w:author="Zuoping Li" w:date="2018-01-09T01:23:00Z" w:id="215">
          <w:r w:rsidRPr="001D723A" w:rsidDel="757F4BA6">
            <w:rPr>
              <w:noProof/>
              <w:lang w:eastAsia="zh-CN"/>
            </w:rPr>
            <w:lastRenderedPageBreak/>
            <w:drawing>
              <wp:inline distT="0" distB="0" distL="0" distR="0" wp14:anchorId="6A87D19D" wp14:editId="60EC053B">
                <wp:extent cx="5486400" cy="3691184"/>
                <wp:effectExtent l="0" t="0" r="0" b="5080"/>
                <wp:docPr id="12" name="Picture 12" descr="C:\Users\Peter\AppData\Roaming\Skype\a10pchuang\media_messaging\media_cache_v3\^E8CAF346E9C3FD29109EBC5DD703F97F3C63938854E91FDAF3^pimgpsh_fullsize_dist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Peter\AppData\Roaming\Skype\a10pchuang\media_messaging\media_cache_v3\^E8CAF346E9C3FD29109EBC5DD703F97F3C63938854E91FDAF3^pimgpsh_fullsize_dist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0" cy="3691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del>
      </w:ins>
      <w:del w:author="Peter Chuang （莊偉華） [2]" w:date="2018-01-08T10:49:00Z" w:id="216">
        <w:r w:rsidDel="001D723A" w:rsidR="009C4E0C">
          <w:rPr>
            <w:noProof/>
            <w:lang w:eastAsia="zh-CN"/>
          </w:rPr>
          <w:lastRenderedPageBreak/>
          <w:drawing>
            <wp:inline distT="0" distB="0" distL="0" distR="0" wp14:anchorId="6E7B90D6" wp14:editId="2EC2BC01">
              <wp:extent cx="5486400" cy="3736975"/>
              <wp:effectExtent l="0" t="0" r="0" b="0"/>
              <wp:docPr id="7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7369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757F4BA6" w:rsidRDefault="757F4BA6" w14:paraId="4DFCA8DA" w14:textId="77777777"/>
    <w:p w:rsidR="00101977" w:rsidP="00F34D7D" w:rsidRDefault="00F34D7D" w14:paraId="752637C5" w14:textId="41A3755D" w14:noSpellErr="1">
      <w:pPr>
        <w:keepNext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48E35A4A" wp14:editId="4C98D817">
            <wp:extent cx="5486400" cy="3930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977">
        <w:rPr/>
        <w:t xml:space="preserve">Figure </w:t>
      </w:r>
      <w:r w:rsidR="00C90459">
        <w:fldChar w:fldCharType="begin"/>
      </w:r>
      <w:r w:rsidR="00C90459">
        <w:instrText xml:space="preserve"> SEQ Figure \* ARABIC </w:instrText>
      </w:r>
      <w:r w:rsidR="00C90459">
        <w:fldChar w:fldCharType="separate"/>
      </w:r>
      <w:r w:rsidRPr="494C7C3A" w:rsidR="00101977">
        <w:rPr>
          <w:rPrChange w:author="Willy Liu" w:date="2018-01-10T00:00:00Z" w:id="217">
            <w:rPr>
              <w:noProof/>
            </w:rPr>
          </w:rPrChange>
        </w:rPr>
        <w:t>2</w:t>
      </w:r>
      <w:r w:rsidR="00C90459">
        <w:fldChar w:fldCharType="end"/>
      </w:r>
      <w:r w:rsidRPr="652DBFB5" w:rsidR="00101977">
        <w:rPr>
          <w:lang w:eastAsia="zh-CN"/>
          <w:rPrChange w:author="Roll Tsai" w:date="2018-08-22T23:07:51.0900951" w:id="1277389207">
            <w:rPr>
              <w:rFonts w:eastAsia="宋体"/>
              <w:lang w:eastAsia="zh-CN"/>
            </w:rPr>
          </w:rPrChange>
        </w:rPr>
        <w:t xml:space="preserve"> Real case</w:t>
      </w:r>
    </w:p>
    <w:p w:rsidRPr="00101977" w:rsidR="00101977" w:rsidP="0075438F" w:rsidRDefault="00101977" w14:paraId="3B9D95A4" w14:textId="2997E1C2">
      <w:pPr>
        <w:jc w:val="center"/>
        <w:rPr>
          <w:rFonts w:eastAsia="宋体"/>
          <w:lang w:eastAsia="zh-CN"/>
        </w:rPr>
      </w:pPr>
    </w:p>
    <w:p w:rsidR="00913688" w:rsidP="00387BDB" w:rsidRDefault="00913688" w14:paraId="2C514453" w14:textId="77777777" w14:noSpellErr="1">
      <w:pPr>
        <w:pStyle w:val="3"/>
      </w:pPr>
      <w:bookmarkStart w:name="_Toc503352830" w:id="218"/>
      <w:bookmarkStart w:name="_Toc503354801" w:id="219"/>
      <w:bookmarkStart w:name="_Toc503365873" w:id="220"/>
      <w:r w:rsidRPr="21CB161F">
        <w:rPr/>
        <w:t>Definition of Objects</w:t>
      </w:r>
      <w:bookmarkEnd w:id="218"/>
      <w:bookmarkEnd w:id="219"/>
      <w:bookmarkEnd w:id="220"/>
    </w:p>
    <w:p w:rsidRPr="003A2194" w:rsidR="00913688" w:rsidP="00913688" w:rsidRDefault="00913688" w14:paraId="44B6FAFF" w14:textId="5ED31186" w14:noSpellErr="1">
      <w:r w:rsidRPr="21CB161F">
        <w:rPr/>
        <w:t>Let</w:t>
      </w:r>
      <w:r w:rsidRPr="5437148D">
        <w:rPr/>
        <w:t>’</w:t>
      </w:r>
      <w:r w:rsidRPr="21CB161F">
        <w:rPr/>
        <w:t>s</w:t>
      </w:r>
      <w:r w:rsidRPr="21CB161F">
        <w:rPr/>
        <w:t xml:space="preserve"> go through each object from top to bottom and left to right in </w:t>
      </w:r>
      <w:ins w:author="Peter Chuang （莊偉華） [2]" w:date="2018-01-09T00:47:00Z" w:id="221">
        <w:r w:rsidRPr="21CB161F" w:rsidR="21CB161F">
          <w:rPr/>
          <w:t>F</w:t>
        </w:r>
      </w:ins>
      <w:del w:author="Peter Chuang （莊偉華） [2]" w:date="2018-01-09T00:47:00Z" w:id="222">
        <w:r w:rsidDel="21CB161F">
          <w:rPr>
            <w:rFonts w:hint="eastAsia"/>
          </w:rPr>
          <w:delText>f</w:delText>
        </w:r>
      </w:del>
      <w:r w:rsidRPr="21CB161F">
        <w:rPr/>
        <w:t xml:space="preserve">igure </w:t>
      </w:r>
      <w:r w:rsidR="00A256B7">
        <w:rPr/>
        <w:t>3</w:t>
      </w:r>
      <w:r w:rsidRPr="21CB161F">
        <w:rPr/>
        <w:t>.</w:t>
      </w:r>
    </w:p>
    <w:p w:rsidR="00913688" w:rsidP="21CB161F" w:rsidRDefault="00913688" w14:paraId="3AC7D01E" w14:textId="1F1D5795" w14:noSpellErr="1">
      <w:pPr>
        <w:pStyle w:val="a7"/>
        <w:numPr>
          <w:ilvl w:val="0"/>
          <w:numId w:val="48"/>
        </w:numPr>
        <w:rPr/>
      </w:pPr>
      <w:r w:rsidRPr="00E65F6E">
        <w:rPr/>
        <w:t>A10-gui-</w:t>
      </w:r>
      <w:del w:author="Peter Chuang （莊偉華） [2]" w:date="2018-01-08T10:00:00Z" w:id="223">
        <w:r w:rsidDel="009146E1">
          <w:delText>Widget</w:delText>
        </w:r>
      </w:del>
      <w:ins w:author="Peter Chuang （莊偉華） [2]" w:date="2018-01-08T10:00:00Z" w:id="224">
        <w:r w:rsidR="009146E1">
          <w:rPr/>
          <w:t>widget</w:t>
        </w:r>
      </w:ins>
      <w:r w:rsidRPr="21CB161F">
        <w:rPr/>
        <w:t xml:space="preserve">: </w:t>
      </w:r>
      <w:r>
        <w:rPr/>
        <w:t>The name of the A10 GUI Widget library in a repository.</w:t>
      </w:r>
      <w:r>
        <w:rPr/>
        <w:t xml:space="preserve"> It aims to host source code of reusable Widgets for A10 developers. Any A10 developer may contribute his/her Widget into the shared library.</w:t>
      </w:r>
    </w:p>
    <w:p w:rsidR="00913688" w:rsidP="21CB161F" w:rsidRDefault="001D723A" w14:paraId="1E87F3AE" w14:textId="4462AD13" w14:noSpellErr="1">
      <w:pPr>
        <w:pStyle w:val="a7"/>
        <w:numPr>
          <w:ilvl w:val="0"/>
          <w:numId w:val="26"/>
        </w:numPr>
        <w:rPr/>
      </w:pPr>
      <w:ins w:author="Peter Chuang （莊偉華） [2]" w:date="2018-01-08T10:45:00Z" w:id="225">
        <w:r>
          <w:rPr>
            <w:lang w:eastAsia="zh-CN"/>
          </w:rPr>
          <w:t xml:space="preserve">A10 </w:t>
        </w:r>
      </w:ins>
      <w:r w:rsidR="00913688">
        <w:rPr>
          <w:lang w:eastAsia="zh-CN"/>
        </w:rPr>
        <w:t>Basic Widget</w:t>
      </w:r>
      <w:r w:rsidRPr="21CB161F" w:rsidR="00913688">
        <w:rPr/>
        <w:t xml:space="preserve">: </w:t>
      </w:r>
      <w:r w:rsidRPr="77B2F555" w:rsidR="00913688">
        <w:rPr/>
        <w:t>The fundamental Widget.</w:t>
      </w:r>
      <w:r w:rsidRPr="77B2F555" w:rsidR="00913688">
        <w:rPr/>
        <w:t xml:space="preserve"> Widgets may be derived from any existing library like an open source library made by others</w:t>
      </w:r>
      <w:r w:rsidR="00913688">
        <w:rPr/>
        <w:t>.</w:t>
      </w:r>
      <w:del w:author="Peter Chuang" w:date="2018-01-09T17:25:00Z" w:id="226">
        <w:r w:rsidR="00913688">
          <w:delText xml:space="preserve"> And every Widget provides an interface that incorporate</w:delText>
        </w:r>
        <w:r w:rsidRPr="77B2F555" w:rsidR="00913688">
          <w:delText>s well with upper containers</w:delText>
        </w:r>
        <w:r w:rsidRPr="21CB161F" w:rsidR="00913688">
          <w:delText>.</w:delText>
        </w:r>
      </w:del>
      <w:r w:rsidRPr="21CB161F" w:rsidR="004A7B6D">
        <w:rPr/>
        <w:t xml:space="preserve"> </w:t>
      </w:r>
      <w:ins w:author="Peter Chuang" w:date="2018-01-09T17:25:00Z" w:id="227">
        <w:r w:rsidR="00966FBF">
          <w:rPr/>
          <w:t xml:space="preserve"> </w:t>
        </w:r>
      </w:ins>
      <w:r w:rsidRPr="004A7B6D" w:rsidR="00592873">
        <w:rPr/>
        <w:t xml:space="preserve">Some example </w:t>
      </w:r>
      <w:ins w:author="Peter Chuang （莊偉華） [2]" w:date="2018-01-08T10:45:00Z" w:id="228">
        <w:r>
          <w:rPr/>
          <w:t xml:space="preserve">A10 </w:t>
        </w:r>
      </w:ins>
      <w:r w:rsidRPr="004A7B6D" w:rsidR="00592873">
        <w:rPr/>
        <w:t>Basic Widgets are: form, tree, search, context menu, tooltip, etc.</w:t>
      </w:r>
    </w:p>
    <w:p w:rsidR="00913688" w:rsidP="21CB161F" w:rsidRDefault="001D723A" w14:paraId="609C1973" w14:textId="1553111C" w14:noSpellErr="1">
      <w:pPr>
        <w:pStyle w:val="a7"/>
        <w:numPr>
          <w:ilvl w:val="0"/>
          <w:numId w:val="26"/>
        </w:numPr>
        <w:rPr/>
      </w:pPr>
      <w:ins w:author="Peter Chuang （莊偉華） [2]" w:date="2018-01-08T10:46:00Z" w:id="229">
        <w:r>
          <w:rPr>
            <w:lang w:eastAsia="zh-CN"/>
          </w:rPr>
          <w:t xml:space="preserve">A10 </w:t>
        </w:r>
      </w:ins>
      <w:r w:rsidR="00913688">
        <w:rPr>
          <w:lang w:eastAsia="zh-CN"/>
        </w:rPr>
        <w:t>Composite Widget</w:t>
      </w:r>
      <w:r w:rsidRPr="21CB161F" w:rsidR="00913688">
        <w:rPr/>
        <w:t xml:space="preserve">: </w:t>
      </w:r>
      <w:r w:rsidRPr="77B2F555" w:rsidR="00913688">
        <w:rPr/>
        <w:t>A</w:t>
      </w:r>
      <w:ins w:author="Peter Chuang （莊偉華） [2]" w:date="2018-01-08T10:49:00Z" w:id="230">
        <w:r>
          <w:rPr/>
          <w:t>n A10</w:t>
        </w:r>
      </w:ins>
      <w:r w:rsidRPr="77B2F555" w:rsidR="00913688">
        <w:rPr/>
        <w:t xml:space="preserve"> Composite Widget is composed of</w:t>
      </w:r>
      <w:r w:rsidRPr="77B2F555" w:rsidR="00592873">
        <w:rPr/>
        <w:t xml:space="preserve"> multiple</w:t>
      </w:r>
      <w:r w:rsidRPr="21CB161F" w:rsidR="00913688">
        <w:rPr/>
        <w:t xml:space="preserve"> </w:t>
      </w:r>
      <w:ins w:author="Peter Chuang （莊偉華） [2]" w:date="2018-01-08T10:45:00Z" w:id="231">
        <w:r>
          <w:rPr/>
          <w:t xml:space="preserve">A10 </w:t>
        </w:r>
      </w:ins>
      <w:r w:rsidR="00913688">
        <w:rPr/>
        <w:t>Basic Widget</w:t>
      </w:r>
      <w:r w:rsidRPr="77B2F555" w:rsidR="00913688">
        <w:rPr/>
        <w:t xml:space="preserve">s. </w:t>
      </w:r>
      <w:ins w:author="Peter Chuang （莊偉華） [2]" w:date="2018-01-08T10:46:00Z" w:id="232">
        <w:r w:rsidRPr="21CB161F">
          <w:rPr/>
          <w:t xml:space="preserve"> </w:t>
        </w:r>
      </w:ins>
      <w:del w:author="Peter Chuang （莊偉華） [2]" w:date="2018-01-08T10:46:00Z" w:id="233">
        <w:r w:rsidDel="001D723A" w:rsidR="00913688">
          <w:rPr>
            <w:rFonts w:hint="eastAsia"/>
          </w:rPr>
          <w:delText xml:space="preserve">And every Widget </w:delText>
        </w:r>
        <w:r w:rsidRPr="00BB0D2C" w:rsidDel="001D723A" w:rsidR="00913688">
          <w:rPr>
            <w:rFonts w:hint="eastAsia"/>
          </w:rPr>
          <w:delText>p</w:delText>
        </w:r>
        <w:r w:rsidRPr="00BB0D2C" w:rsidDel="001D723A" w:rsidR="00913688">
          <w:delText xml:space="preserve">rovides </w:delText>
        </w:r>
        <w:r w:rsidDel="001D723A" w:rsidR="00913688">
          <w:rPr>
            <w:rFonts w:hint="eastAsia"/>
          </w:rPr>
          <w:delText xml:space="preserve">an </w:delText>
        </w:r>
        <w:r w:rsidDel="001D723A" w:rsidR="00913688">
          <w:delText xml:space="preserve">interface </w:delText>
        </w:r>
        <w:r w:rsidDel="001D723A" w:rsidR="00913688">
          <w:rPr>
            <w:rFonts w:hint="eastAsia"/>
          </w:rPr>
          <w:delText xml:space="preserve">that </w:delText>
        </w:r>
        <w:r w:rsidDel="001D723A" w:rsidR="00913688">
          <w:delText>incorporate</w:delText>
        </w:r>
        <w:r w:rsidDel="001D723A" w:rsidR="00913688">
          <w:rPr>
            <w:rFonts w:hint="eastAsia"/>
          </w:rPr>
          <w:delText xml:space="preserve">s well </w:delText>
        </w:r>
        <w:r w:rsidDel="001D723A" w:rsidR="00913688">
          <w:rPr>
            <w:rFonts w:hint="eastAsia"/>
          </w:rPr>
          <w:lastRenderedPageBreak/>
          <w:delText>with upper containers</w:delText>
        </w:r>
        <w:r w:rsidDel="001D723A" w:rsidR="00913688">
          <w:delText>.</w:delText>
        </w:r>
        <w:r w:rsidDel="001D723A" w:rsidR="00592873">
          <w:rPr>
            <w:rFonts w:hint="eastAsia"/>
          </w:rPr>
          <w:delText xml:space="preserve"> </w:delText>
        </w:r>
      </w:del>
      <w:r w:rsidRPr="00592873" w:rsidR="00592873">
        <w:rPr/>
        <w:t xml:space="preserve">An example </w:t>
      </w:r>
      <w:ins w:author="Peter Chuang （莊偉華） [2]" w:date="2018-01-08T10:50:00Z" w:id="234">
        <w:r>
          <w:rPr/>
          <w:t xml:space="preserve">A10 </w:t>
        </w:r>
      </w:ins>
      <w:r w:rsidRPr="00592873" w:rsidR="00592873">
        <w:rPr/>
        <w:t>Composite Widget is a tree-list Widget made from Basic Widgets like tree, context menu, and tooltip.</w:t>
      </w:r>
    </w:p>
    <w:p w:rsidRPr="00E7313A" w:rsidR="00913688" w:rsidDel="41CDFE27" w:rsidP="00913688" w:rsidRDefault="00913688" w14:paraId="5F89364E" w14:textId="3DFDA3B1" w14:noSpellErr="1">
      <w:pPr>
        <w:pStyle w:val="a7"/>
        <w:numPr>
          <w:ilvl w:val="0"/>
          <w:numId w:val="26"/>
        </w:numPr>
        <w:rPr>
          <w:del w:author="Roll Tsai" w:date="2018-08-23T00:05:22.8426069" w:id="767897227"/>
        </w:rPr>
      </w:pPr>
      <w:r w:rsidRPr="21CB161F">
        <w:rPr/>
        <w:t xml:space="preserve">Invoker: </w:t>
      </w:r>
      <w:r w:rsidRPr="00775812">
        <w:rPr/>
        <w:t xml:space="preserve">The invoker provides </w:t>
      </w:r>
      <w:r w:rsidRPr="00775812">
        <w:rPr/>
        <w:t>create</w:t>
      </w:r>
      <w:r w:rsidR="004D5CF1">
        <w:rPr/>
        <w:t>A10</w:t>
      </w:r>
      <w:r>
        <w:rPr/>
        <w:t>Widget</w:t>
      </w:r>
      <w:r w:rsidRPr="3FC1A9CB">
        <w:rPr/>
        <w:t>(</w:t>
      </w:r>
      <w:r w:rsidRPr="00775812">
        <w:rPr/>
        <w:t>) method</w:t>
      </w:r>
      <w:r w:rsidRPr="652DBFB5" w:rsidR="00E91787">
        <w:rPr>
          <w:rFonts w:ascii="宋体" w:hAnsi="宋体" w:eastAsia="宋体" w:cs="宋体"/>
          <w:lang w:eastAsia="zh-CN"/>
          <w:rPrChange w:author="Roll Tsai" w:date="2018-08-22T23:07:51.0900951" w:id="802332069">
            <w:rPr>
              <w:rFonts w:eastAsia="宋体"/>
              <w:lang w:eastAsia="zh-CN"/>
            </w:rPr>
          </w:rPrChange>
        </w:rPr>
        <w:t>.</w:t>
      </w:r>
    </w:p>
    <w:p w:rsidR="00E7313A" w:rsidDel="009146E1" w:rsidP="00B47953" w:rsidRDefault="003C0D3C" w14:paraId="467D90C5" w14:textId="413E2162">
      <w:pPr>
        <w:pStyle w:val="a7"/>
        <w:numPr>
          <w:ilvl w:val="0"/>
          <w:numId w:val="26"/>
        </w:numPr>
        <w:rPr>
          <w:del w:author="Peter Chuang （莊偉華） [2]" w:date="2018-01-08T10:03:00Z" w:id="235"/>
        </w:rPr>
      </w:pPr>
      <w:del w:author="Roll Tsai" w:date="2018-08-23T00:05:22.8426069" w:id="1478788895">
        <w:r w:rsidDel="41CDFE27">
          <w:rPr/>
          <w:delText>A10</w:delText>
        </w:r>
        <w:r w:rsidDel="41CDFE27" w:rsidR="00E7313A">
          <w:rPr/>
          <w:delText>Widget</w:delText>
        </w:r>
      </w:del>
      <w:ins w:author="Peter Chuang （莊偉華） [2]" w:date="2018-01-08T10:25:00Z" w:id="236">
        <w:del w:author="Roll Tsai" w:date="2018-08-23T00:05:22.8426069" w:id="1225691936">
          <w:r w:rsidDel="41CDFE27" w:rsidR="00A30A5F">
            <w:rPr/>
            <w:delText>Wrapper</w:delText>
          </w:r>
        </w:del>
      </w:ins>
      <w:del w:author="Peter Chuang （莊偉華） [2]" w:date="2018-01-08T10:03:00Z" w:id="237">
        <w:r w:rsidDel="009146E1" w:rsidR="00E7313A">
          <w:delText xml:space="preserve">: </w:delText>
        </w:r>
      </w:del>
      <w:del w:author="Peter Chuang （莊偉華） [2]" w:date="2018-01-08T10:01:00Z" w:id="238">
        <w:r w:rsidDel="009146E1" w:rsidR="00E7313A">
          <w:delText>??</w:delText>
        </w:r>
      </w:del>
    </w:p>
    <w:p w:rsidR="00913688" w:rsidDel="009146E1" w:rsidRDefault="00913688" w14:paraId="2DF52CE6" w14:textId="3C30DF01">
      <w:pPr>
        <w:pStyle w:val="a7"/>
        <w:numPr>
          <w:ilvl w:val="0"/>
          <w:numId w:val="26"/>
        </w:numPr>
        <w:rPr>
          <w:del w:author="Peter Chuang （莊偉華） [2]" w:date="2018-01-08T10:03:00Z" w:id="239"/>
          <w:strike/>
        </w:rPr>
      </w:pPr>
      <w:del w:author="Peter Chuang （莊偉華） [2]" w:date="2018-01-08T10:03:00Z" w:id="240">
        <w:r w:rsidRPr="00E65F6E" w:rsidDel="009146E1">
          <w:delText xml:space="preserve">A10 </w:delText>
        </w:r>
        <w:r w:rsidDel="009146E1">
          <w:delText>Widget</w:delText>
        </w:r>
        <w:r w:rsidRPr="00E65F6E" w:rsidDel="009146E1">
          <w:delText xml:space="preserve"> </w:delText>
        </w:r>
        <w:r w:rsidRPr="00E06B0A" w:rsidDel="009146E1">
          <w:delText>Wrapper</w:delText>
        </w:r>
        <w:r w:rsidRPr="00E65F6E" w:rsidDel="009146E1">
          <w:delText>:</w:delText>
        </w:r>
        <w:r w:rsidDel="009146E1">
          <w:rPr>
            <w:rFonts w:hint="eastAsia"/>
          </w:rPr>
          <w:delText xml:space="preserve"> </w:delText>
        </w:r>
        <w:r w:rsidRPr="00F31A7B" w:rsidDel="009146E1">
          <w:rPr>
            <w:rFonts w:hint="eastAsia"/>
            <w:strike/>
          </w:rPr>
          <w:delText>T</w:delText>
        </w:r>
        <w:r w:rsidRPr="00F31A7B" w:rsidDel="009146E1">
          <w:rPr>
            <w:strike/>
            <w:lang w:eastAsia="zh-CN"/>
          </w:rPr>
          <w:delText xml:space="preserve">his is </w:delText>
        </w:r>
        <w:r w:rsidRPr="00F31A7B" w:rsidDel="009146E1">
          <w:rPr>
            <w:rFonts w:hint="eastAsia"/>
            <w:strike/>
          </w:rPr>
          <w:delText xml:space="preserve">the </w:delText>
        </w:r>
        <w:r w:rsidRPr="00F31A7B" w:rsidDel="009146E1">
          <w:rPr>
            <w:strike/>
          </w:rPr>
          <w:delText>starting</w:delText>
        </w:r>
        <w:r w:rsidRPr="00F31A7B" w:rsidDel="009146E1">
          <w:rPr>
            <w:rFonts w:hint="eastAsia"/>
            <w:strike/>
          </w:rPr>
          <w:delText xml:space="preserve"> point</w:delText>
        </w:r>
        <w:r w:rsidRPr="00F31A7B" w:rsidDel="009146E1">
          <w:rPr>
            <w:strike/>
            <w:lang w:eastAsia="zh-CN"/>
          </w:rPr>
          <w:delText xml:space="preserve"> for creating </w:delText>
        </w:r>
        <w:r w:rsidRPr="00F31A7B" w:rsidDel="009146E1">
          <w:rPr>
            <w:rFonts w:hint="eastAsia"/>
            <w:strike/>
          </w:rPr>
          <w:delText>a</w:delText>
        </w:r>
        <w:r w:rsidRPr="00F31A7B" w:rsidDel="009146E1">
          <w:rPr>
            <w:strike/>
            <w:lang w:eastAsia="zh-CN"/>
          </w:rPr>
          <w:delText xml:space="preserve"> Widget. Framework can use the wrapper to </w:delText>
        </w:r>
        <w:r w:rsidRPr="00F31A7B" w:rsidDel="009146E1">
          <w:rPr>
            <w:rFonts w:hint="eastAsia"/>
            <w:strike/>
            <w:lang w:eastAsia="zh-CN"/>
          </w:rPr>
          <w:delText>handle</w:delText>
        </w:r>
        <w:r w:rsidRPr="00F31A7B" w:rsidDel="009146E1">
          <w:rPr>
            <w:strike/>
            <w:lang w:eastAsia="zh-CN"/>
          </w:rPr>
          <w:delText xml:space="preserve"> some </w:delText>
        </w:r>
        <w:r w:rsidRPr="00F31A7B" w:rsidDel="009146E1">
          <w:rPr>
            <w:rFonts w:hint="eastAsia"/>
            <w:strike/>
          </w:rPr>
          <w:delText>common</w:delText>
        </w:r>
        <w:r w:rsidRPr="00F31A7B" w:rsidDel="009146E1">
          <w:rPr>
            <w:strike/>
            <w:lang w:eastAsia="zh-CN"/>
          </w:rPr>
          <w:delText xml:space="preserve"> behavior, such as:</w:delText>
        </w:r>
      </w:del>
    </w:p>
    <w:p w:rsidR="00D9763B" w:rsidDel="41CDFE27" w:rsidP="6D522F48" w:rsidRDefault="009146E1" w14:paraId="60C8CE3B" w14:textId="5A1C9A56" w14:noSpellErr="1">
      <w:pPr>
        <w:pStyle w:val="a7"/>
        <w:numPr>
          <w:ilvl w:val="0"/>
          <w:numId w:val="26"/>
        </w:numPr>
        <w:rPr>
          <w:ins w:author="Peter Chuang （莊偉華） [2]" w:date="2018-01-08T11:24:00Z" w:id="241"/>
          <w:del w:author="Roll Tsai" w:date="2018-08-23T00:05:22.8426069" w:id="598884831"/>
        </w:rPr>
      </w:pPr>
      <w:ins w:author="Peter Chuang （莊偉華） [2]" w:date="2018-01-08T10:03:00Z" w:id="242">
        <w:del w:author="Roll Tsai" w:date="2018-08-23T00:05:22.8426069" w:id="1121008160">
          <w:r w:rsidRPr="6D522F48" w:rsidDel="41CDFE27">
            <w:rPr/>
            <w:delText xml:space="preserve">: </w:delText>
          </w:r>
        </w:del>
      </w:ins>
      <w:ins w:author="Peter Chuang （莊偉華） [2]" w:date="2018-01-08T11:26:00Z" w:id="243">
        <w:del w:author="Roll Tsai" w:date="2018-08-23T00:05:22.8426069" w:id="1013387354">
          <w:r w:rsidRPr="6D522F48" w:rsidDel="41CDFE27" w:rsidR="00D9763B">
            <w:rPr/>
            <w:delText xml:space="preserve"> </w:delText>
          </w:r>
        </w:del>
      </w:ins>
      <w:del w:author="Peter Chuang （莊偉華） [2]" w:date="2018-01-08T11:26:00Z" w:id="244">
        <w:r w:rsidRPr="00F31A7B" w:rsidDel="00D9763B" w:rsidR="00F31A7B">
          <w:delText xml:space="preserve">Wrap </w:delText>
        </w:r>
      </w:del>
      <w:del w:author="Peter Chuang （莊偉華） [2]" w:date="2018-01-08T10:03:00Z" w:id="245">
        <w:r w:rsidRPr="00F31A7B" w:rsidDel="009146E1" w:rsidR="00F31A7B">
          <w:delText xml:space="preserve">the react </w:delText>
        </w:r>
      </w:del>
      <w:del w:author="Peter Chuang （莊偉華） [2]" w:date="2018-01-08T11:26:00Z" w:id="246">
        <w:r w:rsidRPr="00F31A7B" w:rsidDel="00D9763B" w:rsidR="00F31A7B">
          <w:delText xml:space="preserve">component to </w:delText>
        </w:r>
      </w:del>
      <w:ins w:author="Peter Chuang （莊偉華） [2]" w:date="2018-01-08T11:26:00Z" w:id="247">
        <w:del w:author="Roll Tsai" w:date="2018-08-23T00:05:22.8426069" w:id="1314953810">
          <w:r w:rsidDel="41CDFE27" w:rsidR="00D9763B">
            <w:rPr/>
            <w:delText>Our</w:delText>
          </w:r>
        </w:del>
      </w:ins>
      <w:ins w:author="Peter Chuang （莊偉華） [2]" w:date="2018-01-08T10:07:00Z" w:id="248">
        <w:del w:author="Roll Tsai" w:date="2018-08-23T00:05:22.8426069" w:id="1934864539">
          <w:r w:rsidDel="41CDFE27">
            <w:rPr/>
            <w:delText xml:space="preserve"> design allows for the flexibility that </w:delText>
          </w:r>
        </w:del>
      </w:ins>
      <w:ins w:author="Peter Chuang （莊偉華） [2]" w:date="2018-01-08T10:04:00Z" w:id="249">
        <w:del w:author="Roll Tsai" w:date="2018-08-23T00:05:22.8426069" w:id="718381707">
          <w:r w:rsidDel="41CDFE27">
            <w:rPr/>
            <w:delText xml:space="preserve">other </w:delText>
          </w:r>
        </w:del>
      </w:ins>
      <w:ins w:author="Peter Chuang （莊偉華） [2]" w:date="2018-01-08T10:06:00Z" w:id="250">
        <w:del w:author="Roll Tsai" w:date="2018-08-23T00:05:22.8426069" w:id="616045563">
          <w:r w:rsidDel="41CDFE27">
            <w:rPr/>
            <w:delText xml:space="preserve">functionalities </w:delText>
          </w:r>
        </w:del>
        <w:proofErr w:type="gramStart"/>
        <w:del w:author="Roll Tsai" w:date="2018-08-23T00:05:22.8426069" w:id="1833573814">
          <w:r w:rsidDel="41CDFE27">
            <w:rPr/>
            <w:delText>may be added</w:delText>
          </w:r>
        </w:del>
        <w:proofErr w:type="gramEnd"/>
        <w:del w:author="Roll Tsai" w:date="2018-08-23T00:05:22.8426069" w:id="149628298">
          <w:r w:rsidDel="41CDFE27">
            <w:rPr/>
            <w:delText xml:space="preserve"> in the future</w:delText>
          </w:r>
        </w:del>
      </w:ins>
      <w:ins w:author="Peter Chuang （莊偉華） [2]" w:date="2018-01-08T10:04:00Z" w:id="251">
        <w:del w:author="Roll Tsai" w:date="2018-08-23T00:05:22.8426069" w:id="457051918">
          <w:r w:rsidRPr="6D522F48" w:rsidDel="41CDFE27">
            <w:rPr/>
            <w:delText xml:space="preserve">. </w:delText>
          </w:r>
        </w:del>
      </w:ins>
      <w:ins w:author="Peter Chuang （莊偉華） [2]" w:date="2018-01-08T11:27:00Z" w:id="252">
        <w:del w:author="Roll Tsai" w:date="2018-08-23T00:05:22.8426069" w:id="2041940470">
          <w:r w:rsidDel="41CDFE27" w:rsidR="00D9763B">
            <w:rPr/>
            <w:delText xml:space="preserve"> I</w:delText>
          </w:r>
        </w:del>
      </w:ins>
      <w:ins w:author="Peter Chuang （莊偉華） [2]" w:date="2018-01-08T11:24:00Z" w:id="253">
        <w:del w:author="Roll Tsai" w:date="2018-08-23T00:05:22.8426069" w:id="1267865030">
          <w:r w:rsidDel="41CDFE27" w:rsidR="00D9763B">
            <w:rPr/>
            <w:delText xml:space="preserve">nitially, </w:delText>
          </w:r>
        </w:del>
      </w:ins>
      <w:ins w:author="Peter Chuang （莊偉華） [2]" w:date="2018-01-08T11:27:00Z" w:id="254">
        <w:del w:author="Roll Tsai" w:date="2018-08-23T00:05:22.8426069" w:id="1389871944">
          <w:r w:rsidDel="41CDFE27" w:rsidR="002F26CB">
            <w:rPr/>
            <w:delText xml:space="preserve">however, </w:delText>
          </w:r>
        </w:del>
      </w:ins>
      <w:ins w:author="Peter Chuang （莊偉華） [2]" w:date="2018-01-08T11:24:00Z" w:id="255">
        <w:del w:author="Roll Tsai" w:date="2018-08-23T00:05:22.8426069" w:id="1735172322">
          <w:r w:rsidDel="41CDFE27" w:rsidR="00D9763B">
            <w:rPr/>
            <w:delText>four of React Component’s life cycle methods are overridden in A10 Widget Wrapper to provide basic logging:</w:delText>
          </w:r>
        </w:del>
      </w:ins>
    </w:p>
    <w:p w:rsidRPr="002F26CB" w:rsidR="00D9763B" w:rsidDel="79D089B3" w:rsidP="652DBFB5" w:rsidRDefault="00D9763B" w14:paraId="129CA6D2" w14:textId="77777777">
      <w:pPr>
        <w:pStyle w:val="a7"/>
        <w:numPr>
          <w:ilvl w:val="1"/>
          <w:numId w:val="26"/>
        </w:numPr>
        <w:rPr>
          <w:del w:author="Roll Tsai" w:date="2018-08-22T23:29:17.0163794" w:id="1231580148"/>
          <w:rFonts w:ascii="Consolas" w:hAnsi="Consolas" w:eastAsia="Consolas" w:cs="Consolas"/>
          <w:rPrChange w:author="Roll Tsai" w:date="2018-08-22T23:07:51.0900951" w:id="1470460967">
            <w:rPr/>
          </w:rPrChange>
        </w:rPr>
        <w:pPrChange w:author="Roll Tsai" w:date="2018-08-22T23:07:51.0900951" w:id="257">
          <w:pPr>
            <w:pStyle w:val="a7"/>
            <w:numPr>
              <w:numId w:val="26"/>
            </w:numPr>
            <w:ind w:hanging="360"/>
          </w:pPr>
        </w:pPrChange>
      </w:pPr>
      <w:ins w:author="Peter Chuang （莊偉華） [2]" w:date="2018-01-08T11:24:00Z" w:id="258">
        <w:proofErr w:type="spellStart"/>
        <w:del w:author="Roll Tsai" w:date="2018-08-22T23:29:17.0163794" w:id="821595714">
          <w:r w:rsidRPr="652DBFB5" w:rsidDel="79D089B3">
            <w:rPr>
              <w:rFonts w:ascii="Consolas" w:hAnsi="Consolas" w:eastAsia="Consolas" w:cs="Consolas"/>
              <w:rPrChange w:author="Roll Tsai" w:date="2018-08-22T23:07:51.0900951" w:id="259">
                <w:rPr/>
              </w:rPrChange>
            </w:rPr>
            <w:delText>componentWillMount</w:delText>
          </w:r>
        </w:del>
        <w:proofErr w:type="spellEnd"/>
        <w:del w:author="Roll Tsai" w:date="2018-08-22T23:29:17.0163794" w:id="258441543">
          <w:r w:rsidRPr="652DBFB5" w:rsidDel="79D089B3">
            <w:rPr>
              <w:rFonts w:ascii="Consolas" w:hAnsi="Consolas" w:eastAsia="Consolas" w:cs="Consolas"/>
              <w:rPrChange w:author="Roll Tsai" w:date="2018-08-22T23:07:51.0900951" w:id="260">
                <w:rPr/>
              </w:rPrChange>
            </w:rPr>
            <w:delText>()</w:delText>
          </w:r>
        </w:del>
      </w:ins>
    </w:p>
    <w:p w:rsidRPr="002F26CB" w:rsidR="00D9763B" w:rsidDel="41CDFE27" w:rsidP="3AFB9EAE" w:rsidRDefault="00D9763B" w14:paraId="1EB883A8" w14:textId="12C6EE70">
      <w:pPr>
        <w:pStyle w:val="a7"/>
        <w:numPr>
          <w:ilvl w:val="1"/>
          <w:numId w:val="26"/>
        </w:numPr>
        <w:rPr>
          <w:del w:author="Roll Tsai" w:date="2018-08-23T00:05:22.8426069" w:id="1276303759"/>
          <w:rFonts w:ascii="Calibri" w:hAnsi="Calibri" w:eastAsia="Calibri" w:cs="Calibri" w:asciiTheme="minorAscii" w:hAnsiTheme="minorAscii" w:eastAsiaTheme="minorAscii" w:cstheme="minorAscii"/>
          <w:sz w:val="24"/>
          <w:szCs w:val="24"/>
          <w:rPrChange w:author="Roll Tsai" w:date="2018-08-22T23:52:56.4166272" w:id="336974062">
            <w:rPr/>
          </w:rPrChange>
        </w:rPr>
        <w:pPrChange w:author="Roll Tsai" w:date="2018-08-22T23:52:56.4166272" w:id="262">
          <w:pPr>
            <w:pStyle w:val="a7"/>
            <w:numPr>
              <w:numId w:val="26"/>
            </w:numPr>
            <w:ind w:hanging="360"/>
          </w:pPr>
        </w:pPrChange>
      </w:pPr>
      <w:ins w:author="Peter Chuang （莊偉華） [2]" w:date="2018-01-08T11:24:00Z" w:id="263">
        <w:del w:author="Roll Tsai" w:date="2018-08-22T23:29:17.0163794" w:id="702346136">
          <w:r w:rsidRPr="652DBFB5" w:rsidDel="79D089B3">
            <w:rPr>
              <w:rFonts w:ascii="Consolas" w:hAnsi="Consolas" w:eastAsia="Consolas" w:cs="Consolas"/>
              <w:rPrChange w:author="Roll Tsai" w:date="2018-08-22T23:07:51.0900951" w:id="264">
                <w:rPr/>
              </w:rPrChange>
            </w:rPr>
            <w:delText>componentWillUnmount</w:delText>
          </w:r>
        </w:del>
      </w:ins>
      <w:ins w:author="Roll Tsai" w:date="2018-08-22T23:29:17.0163794" w:id="1722549667">
        <w:proofErr w:type="spellStart"/>
      </w:ins>
      <w:ins w:author="Roll Tsai" w:date="2018-08-22T23:29:17.0163794" w:id="1467686388">
        <w:proofErr w:type="spellEnd"/>
      </w:ins>
      <w:ins w:author="Peter Chuang （莊偉華） [2]" w:date="2018-01-08T11:24:00Z" w:id="1305848752">
        <w:del w:author="Roll Tsai" w:date="2018-08-23T00:05:22.8426069" w:id="1007905728">
          <w:r w:rsidRPr="652DBFB5" w:rsidDel="41CDFE27">
            <w:rPr>
              <w:rFonts w:ascii="Consolas" w:hAnsi="Consolas" w:eastAsia="Consolas" w:cs="Consolas"/>
              <w:rPrChange w:author="Roll Tsai" w:date="2018-08-22T23:07:51.0900951" w:id="265">
                <w:rPr/>
              </w:rPrChange>
            </w:rPr>
            <w:delText>()</w:delText>
          </w:r>
        </w:del>
      </w:ins>
    </w:p>
    <w:p w:rsidRPr="002F26CB" w:rsidR="00D9763B" w:rsidDel="79D089B3" w:rsidP="652DBFB5" w:rsidRDefault="00D9763B" w14:paraId="46DA485F" w14:textId="77777777">
      <w:pPr>
        <w:pStyle w:val="a7"/>
        <w:numPr>
          <w:ilvl w:val="1"/>
          <w:numId w:val="26"/>
        </w:numPr>
        <w:rPr>
          <w:ins w:author="Peter Chuang （莊偉華） [2]" w:date="2018-01-08T11:25:00Z" w:id="266"/>
          <w:del w:author="Roll Tsai" w:date="2018-08-22T23:29:17.0163794" w:id="776035493"/>
          <w:rFonts w:ascii="Consolas" w:hAnsi="Consolas" w:eastAsia="Consolas" w:cs="Consolas"/>
          <w:rPrChange w:author="Roll Tsai" w:date="2018-08-22T23:07:51.0900951" w:id="267">
            <w:rPr>
              <w:ins w:author="Peter Chuang （莊偉華） [2]" w:date="2018-01-08T11:25:00Z" w:id="268"/>
            </w:rPr>
          </w:rPrChange>
        </w:rPr>
        <w:pPrChange w:author="Roll Tsai" w:date="2018-08-22T23:07:51.0900951" w:id="207991856">
          <w:pPr>
            <w:pStyle w:val="a7"/>
            <w:numPr>
              <w:ilvl w:val="1"/>
              <w:numId w:val="26"/>
            </w:numPr>
          </w:pPr>
        </w:pPrChange>
      </w:pPr>
      <w:ins w:author="Peter Chuang （莊偉華） [2]" w:date="2018-01-08T11:24:00Z" w:id="269">
        <w:del w:author="Roll Tsai" w:date="2018-08-22T23:29:17.0163794" w:id="11571567">
          <w:r w:rsidRPr="652DBFB5" w:rsidDel="79D089B3">
            <w:rPr>
              <w:rFonts w:ascii="Consolas" w:hAnsi="Consolas" w:eastAsia="Consolas" w:cs="Consolas"/>
              <w:rPrChange w:author="Roll Tsai" w:date="2018-08-22T23:07:51.0900951" w:id="270">
                <w:rPr/>
              </w:rPrChange>
            </w:rPr>
            <w:delText>componentDidMount</w:delText>
          </w:r>
          <w:r w:rsidRPr="652DBFB5" w:rsidDel="79D089B3">
            <w:rPr>
              <w:rFonts w:ascii="Consolas" w:hAnsi="Consolas" w:eastAsia="Consolas" w:cs="Consolas"/>
              <w:rPrChange w:author="Roll Tsai" w:date="2018-08-22T23:07:51.0900951" w:id="271">
                <w:rPr/>
              </w:rPrChange>
            </w:rPr>
            <w:delText>()</w:delText>
          </w:r>
        </w:del>
      </w:ins>
    </w:p>
    <w:p w:rsidR="79D089B3" w:rsidDel="41CDFE27" w:rsidP="3AFB9EAE" w:rsidRDefault="79D089B3" w14:paraId="284DA7BB" w14:textId="40425515">
      <w:pPr>
        <w:pStyle w:val="a7"/>
        <w:numPr>
          <w:ilvl w:val="1"/>
          <w:numId w:val="26"/>
        </w:numPr>
        <w:rPr>
          <w:del w:author="Roll Tsai" w:date="2018-08-23T00:05:22.8426069" w:id="467999452"/>
          <w:rFonts w:ascii="Calibri" w:hAnsi="Calibri" w:eastAsia="Calibri" w:cs="Calibri" w:asciiTheme="minorAscii" w:hAnsiTheme="minorAscii" w:eastAsiaTheme="minorAscii" w:cstheme="minorAscii"/>
          <w:sz w:val="24"/>
          <w:szCs w:val="24"/>
          <w:rPrChange w:author="Roll Tsai" w:date="2018-08-22T23:52:56.4166272" w:id="1296953086">
            <w:rPr/>
          </w:rPrChange>
        </w:rPr>
        <w:pPrChange w:author="Roll Tsai" w:date="2018-08-22T23:52:56.4166272" w:id="973781544">
          <w:pPr/>
        </w:pPrChange>
      </w:pPr>
      <w:ins w:author="Roll Tsai" w:date="2018-08-22T23:29:17.0163794" w:id="1013769420">
        <w:proofErr w:type="spellStart"/>
      </w:ins>
      <w:ins w:author="Roll Tsai" w:date="2018-08-22T23:29:17.0163794" w:id="949621356">
        <w:proofErr w:type="spellEnd"/>
      </w:ins>
    </w:p>
    <w:p w:rsidRPr="002F26CB" w:rsidR="00D9763B" w:rsidDel="41CDFE27" w:rsidP="3AFB9EAE" w:rsidRDefault="00DC4248" w14:paraId="397B3609" w14:textId="0CD8C2DA">
      <w:pPr>
        <w:pStyle w:val="a7"/>
        <w:numPr>
          <w:ilvl w:val="1"/>
          <w:numId w:val="26"/>
        </w:numPr>
        <w:rPr>
          <w:del w:author="Roll Tsai" w:date="2018-08-23T00:05:22.8426069" w:id="2001226738"/>
          <w:rFonts w:ascii="Consolas" w:hAnsi="Consolas" w:eastAsia="Consolas" w:cs="Consolas"/>
          <w:rPrChange w:author="Roll Tsai" w:date="2018-08-22T23:52:56.4166272" w:id="1103610547">
            <w:rPr/>
          </w:rPrChange>
        </w:rPr>
        <w:pPrChange w:author="Roll Tsai" w:date="2018-08-22T23:52:56.4166272" w:id="1375131857">
          <w:pPr>
            <w:pStyle w:val="a7"/>
            <w:numPr>
              <w:ilvl w:val="1"/>
              <w:numId w:val="26"/>
            </w:numPr>
          </w:pPr>
        </w:pPrChange>
      </w:pPr>
      <w:ins w:author="Peter Chuang （莊偉華） [2]" w:date="2018-01-08T12:23:00Z" w:id="273">
        <w:proofErr w:type="spellStart"/>
        <w:del w:author="Roll Tsai" w:date="2018-08-23T00:05:22.8426069" w:id="769707328">
          <w:r w:rsidRPr="652DBFB5" w:rsidDel="41CDFE27">
            <w:rPr>
              <w:rFonts w:ascii="Consolas" w:hAnsi="Consolas" w:eastAsia="Consolas" w:cs="Consolas"/>
              <w:rPrChange w:author="Roll Tsai" w:date="2018-08-22T23:07:51.0900951" w:id="2117078770">
                <w:rPr>
                  <w:rFonts w:ascii="Consolas" w:hAnsi="Consolas"/>
                </w:rPr>
              </w:rPrChange>
            </w:rPr>
            <w:delText>c</w:delText>
          </w:r>
        </w:del>
      </w:ins>
      <w:ins w:author="Peter Chuang （莊偉華） [2]" w:date="2018-01-08T11:24:00Z" w:id="274">
        <w:del w:author="Roll Tsai" w:date="2018-08-23T00:05:22.8426069" w:id="85477849">
          <w:r w:rsidRPr="652DBFB5" w:rsidDel="41CDFE27" w:rsidR="00D9763B">
            <w:rPr>
              <w:rFonts w:ascii="Consolas" w:hAnsi="Consolas" w:eastAsia="Consolas" w:cs="Consolas"/>
              <w:rPrChange w:author="Roll Tsai" w:date="2018-08-22T23:07:51.0900951" w:id="275">
                <w:rPr/>
              </w:rPrChange>
            </w:rPr>
            <w:delText>omponentDidUpdate</w:delText>
          </w:r>
        </w:del>
        <w:proofErr w:type="spellEnd"/>
        <w:del w:author="Roll Tsai" w:date="2018-08-23T00:05:22.8426069" w:id="1763696437">
          <w:r w:rsidRPr="652DBFB5" w:rsidDel="41CDFE27" w:rsidR="00D9763B">
            <w:rPr>
              <w:rFonts w:ascii="Consolas" w:hAnsi="Consolas" w:eastAsia="Consolas" w:cs="Consolas"/>
              <w:rPrChange w:author="Roll Tsai" w:date="2018-08-22T23:07:51.0900951" w:id="276">
                <w:rPr/>
              </w:rPrChange>
            </w:rPr>
            <w:delText>()</w:delText>
          </w:r>
        </w:del>
      </w:ins>
    </w:p>
    <w:p w:rsidRPr="00F31A7B" w:rsidR="00F31A7B" w:rsidDel="009146E1" w:rsidRDefault="00F31A7B" w14:paraId="15D39F2C" w14:textId="0BC8D2CD">
      <w:pPr>
        <w:pStyle w:val="a7"/>
        <w:ind w:left="1080"/>
        <w:rPr>
          <w:del w:author="Peter Chuang （莊偉華） [2]" w:date="2018-01-08T10:04:00Z" w:id="277"/>
        </w:rPr>
        <w:pPrChange w:author="Peter Chuang （莊偉華） [2]" w:date="2018-01-08T11:25:00Z" w:id="278">
          <w:pPr>
            <w:pStyle w:val="a7"/>
          </w:pPr>
        </w:pPrChange>
      </w:pPr>
      <w:del w:author="Peter Chuang （莊偉華） [2]" w:date="2018-01-08T10:04:00Z" w:id="279">
        <w:r w:rsidRPr="00F31A7B" w:rsidDel="009146E1">
          <w:delText>provide logging</w:delText>
        </w:r>
      </w:del>
      <w:del w:author="Peter Chuang （莊偉華） [2]" w:date="2018-01-08T10:03:00Z" w:id="280">
        <w:r w:rsidRPr="00F31A7B" w:rsidDel="009146E1">
          <w:delText xml:space="preserve"> below</w:delText>
        </w:r>
      </w:del>
      <w:del w:author="Peter Chuang （莊偉華） [2]" w:date="2018-01-08T10:04:00Z" w:id="281">
        <w:r w:rsidRPr="00F31A7B" w:rsidDel="009146E1">
          <w:delText>.</w:delText>
        </w:r>
      </w:del>
    </w:p>
    <w:p w:rsidRPr="00CB5499" w:rsidR="00913688" w:rsidDel="009146E1" w:rsidRDefault="00913688" w14:paraId="31C82FE0" w14:textId="6D88EF80">
      <w:pPr>
        <w:pStyle w:val="a7"/>
        <w:rPr>
          <w:del w:author="Peter Chuang （莊偉華） [2]" w:date="2018-01-08T10:04:00Z" w:id="282"/>
          <w:strike/>
        </w:rPr>
        <w:pPrChange w:author="Peter Chuang （莊偉華） [2]" w:date="2018-01-08T11:25:00Z" w:id="283">
          <w:pPr>
            <w:pStyle w:val="a7"/>
            <w:numPr>
              <w:ilvl w:val="1"/>
              <w:numId w:val="26"/>
            </w:numPr>
            <w:ind w:left="1440" w:hanging="360"/>
          </w:pPr>
        </w:pPrChange>
      </w:pPr>
      <w:del w:author="Peter Chuang （莊偉華） [2]" w:date="2018-01-08T10:04:00Z" w:id="284">
        <w:r w:rsidRPr="00CB5499" w:rsidDel="009146E1">
          <w:rPr>
            <w:strike/>
          </w:rPr>
          <w:delText xml:space="preserve">Widget Debug: </w:delText>
        </w:r>
        <w:r w:rsidRPr="00CB5499" w:rsidDel="009146E1">
          <w:rPr>
            <w:rFonts w:hint="eastAsia"/>
            <w:strike/>
          </w:rPr>
          <w:delText>Framework could g</w:delText>
        </w:r>
        <w:r w:rsidRPr="00CB5499" w:rsidDel="009146E1">
          <w:rPr>
            <w:strike/>
          </w:rPr>
          <w:delText>et</w:delText>
        </w:r>
        <w:r w:rsidRPr="00CB5499" w:rsidDel="009146E1">
          <w:rPr>
            <w:rFonts w:hint="eastAsia"/>
            <w:strike/>
          </w:rPr>
          <w:delText>, arrange, and expose</w:delText>
        </w:r>
        <w:r w:rsidRPr="00CB5499" w:rsidDel="009146E1">
          <w:rPr>
            <w:strike/>
          </w:rPr>
          <w:delText xml:space="preserve"> the Widget status</w:delText>
        </w:r>
        <w:r w:rsidRPr="00CB5499" w:rsidDel="009146E1">
          <w:rPr>
            <w:rFonts w:hint="eastAsia"/>
            <w:strike/>
          </w:rPr>
          <w:delText xml:space="preserve"> for app developers to debug</w:delText>
        </w:r>
        <w:r w:rsidRPr="00CB5499" w:rsidDel="009146E1">
          <w:rPr>
            <w:strike/>
          </w:rPr>
          <w:delText xml:space="preserve"> or resolv</w:delText>
        </w:r>
        <w:r w:rsidRPr="00CB5499" w:rsidDel="009146E1">
          <w:rPr>
            <w:rFonts w:hint="eastAsia"/>
            <w:strike/>
          </w:rPr>
          <w:delText>e</w:delText>
        </w:r>
        <w:r w:rsidRPr="00CB5499" w:rsidDel="009146E1">
          <w:rPr>
            <w:strike/>
          </w:rPr>
          <w:delText xml:space="preserve"> problems.</w:delText>
        </w:r>
      </w:del>
    </w:p>
    <w:p w:rsidRPr="00CB5499" w:rsidR="00913688" w:rsidDel="009146E1" w:rsidRDefault="00913688" w14:paraId="67E16051" w14:textId="43494749">
      <w:pPr>
        <w:pStyle w:val="a7"/>
        <w:rPr>
          <w:del w:author="Peter Chuang （莊偉華） [2]" w:date="2018-01-08T10:04:00Z" w:id="285"/>
          <w:strike/>
        </w:rPr>
        <w:pPrChange w:author="Peter Chuang （莊偉華） [2]" w:date="2018-01-08T11:25:00Z" w:id="286">
          <w:pPr>
            <w:pStyle w:val="a7"/>
            <w:numPr>
              <w:ilvl w:val="1"/>
              <w:numId w:val="26"/>
            </w:numPr>
            <w:ind w:left="1440" w:hanging="360"/>
          </w:pPr>
        </w:pPrChange>
      </w:pPr>
      <w:del w:author="Peter Chuang （莊偉華） [2]" w:date="2018-01-08T10:04:00Z" w:id="287">
        <w:r w:rsidRPr="00CB5499" w:rsidDel="009146E1">
          <w:rPr>
            <w:strike/>
          </w:rPr>
          <w:delText xml:space="preserve">Switch Skin: </w:delText>
        </w:r>
        <w:r w:rsidRPr="00CB5499" w:rsidDel="009146E1">
          <w:rPr>
            <w:rFonts w:hint="eastAsia"/>
            <w:strike/>
          </w:rPr>
          <w:delText>Framework could co</w:delText>
        </w:r>
        <w:r w:rsidRPr="00CB5499" w:rsidDel="009146E1">
          <w:rPr>
            <w:strike/>
          </w:rPr>
          <w:delText xml:space="preserve">ntrol </w:delText>
        </w:r>
        <w:r w:rsidRPr="00CB5499" w:rsidDel="009146E1">
          <w:rPr>
            <w:rFonts w:hint="eastAsia"/>
            <w:strike/>
          </w:rPr>
          <w:delText xml:space="preserve">the </w:delText>
        </w:r>
        <w:r w:rsidRPr="00CB5499" w:rsidDel="009146E1">
          <w:rPr>
            <w:strike/>
          </w:rPr>
          <w:delText>Widgets to use skin</w:delText>
        </w:r>
        <w:r w:rsidRPr="00CB5499" w:rsidDel="009146E1">
          <w:rPr>
            <w:rFonts w:hint="eastAsia"/>
            <w:strike/>
          </w:rPr>
          <w:delText xml:space="preserve"> or theme</w:delText>
        </w:r>
        <w:r w:rsidRPr="00CB5499" w:rsidDel="009146E1">
          <w:rPr>
            <w:strike/>
          </w:rPr>
          <w:delText>.</w:delText>
        </w:r>
      </w:del>
    </w:p>
    <w:p w:rsidR="00913688" w:rsidP="3FC1A9CB" w:rsidRDefault="00913688" w14:paraId="5B42E70D" w14:textId="7A7FBDEC" w14:noSpellErr="1">
      <w:pPr>
        <w:pStyle w:val="a7"/>
        <w:numPr>
          <w:ilvl w:val="0"/>
          <w:numId w:val="26"/>
        </w:numPr>
        <w:rPr/>
      </w:pPr>
      <w:del w:author="Peter Chuang （莊偉華） [2]" w:date="2018-01-08T10:04:00Z" w:id="289">
        <w:r w:rsidDel="009146E1">
          <w:rPr>
            <w:rFonts w:hint="eastAsia"/>
          </w:rPr>
          <w:delText>Logging: Log the status for debugging or monitor purpose</w:delText>
        </w:r>
        <w:r w:rsidDel="009146E1">
          <w:delText>.</w:delText>
        </w:r>
      </w:del>
      <w:ins w:author="Roll Tsai" w:date="2018-08-23T00:17:55.0008186" w:id="1384044682">
        <w:r w:rsidR="37EAFEBB">
          <w:rPr/>
          <w:t>A10</w:t>
        </w:r>
        <w:r w:rsidR="37EAFEBB">
          <w:rPr/>
          <w:t>Widget</w:t>
        </w:r>
        <w:r w:rsidR="37EAFEBB">
          <w:rPr/>
          <w:t>Wrapper</w:t>
        </w:r>
        <w:r w:rsidRPr="3FC1A9CB" w:rsidR="37EAFEBB">
          <w:rPr/>
          <w:t xml:space="preserve">: </w:t>
        </w:r>
        <w:r w:rsidRPr="3FC1A9CB" w:rsidR="37EAFEBB">
          <w:rPr/>
          <w:t xml:space="preserve"> </w:t>
        </w:r>
        <w:r w:rsidR="37EAFEBB">
          <w:rPr/>
          <w:t>Our</w:t>
        </w:r>
        <w:r w:rsidR="37EAFEBB">
          <w:rPr/>
          <w:t xml:space="preserve"> design allows for the flexibility that </w:t>
        </w:r>
        <w:r w:rsidR="37EAFEBB">
          <w:rPr/>
          <w:t xml:space="preserve">other </w:t>
        </w:r>
        <w:r w:rsidR="37EAFEBB">
          <w:rPr/>
          <w:t xml:space="preserve">functionalities </w:t>
        </w:r>
        <w:r w:rsidR="37EAFEBB">
          <w:rPr/>
          <w:t>may be added</w:t>
        </w:r>
        <w:r w:rsidR="37EAFEBB">
          <w:rPr/>
          <w:t xml:space="preserve"> in the future</w:t>
        </w:r>
        <w:r w:rsidRPr="3FC1A9CB" w:rsidR="37EAFEBB">
          <w:rPr/>
          <w:t xml:space="preserve">. </w:t>
        </w:r>
        <w:r w:rsidR="37EAFEBB">
          <w:rPr/>
          <w:t xml:space="preserve"> I</w:t>
        </w:r>
        <w:r w:rsidR="37EAFEBB">
          <w:rPr/>
          <w:t xml:space="preserve">nitially, </w:t>
        </w:r>
        <w:r w:rsidR="37EAFEBB">
          <w:rPr/>
          <w:t xml:space="preserve">however, </w:t>
        </w:r>
        <w:r w:rsidR="37EAFEBB">
          <w:rPr/>
          <w:t>four of React Component’s life cycle methods are overridden in A10 Widget Wrapper to provide basic logging:</w:t>
        </w:r>
      </w:ins>
    </w:p>
    <w:p w:rsidR="00913688" w:rsidDel="76C64082" w:rsidP="1FDEC474" w:rsidRDefault="00913688" w14:paraId="43BE9B46" w14:textId="4EEEB950">
      <w:pPr>
        <w:pStyle w:val="a7"/>
        <w:numPr>
          <w:ilvl w:val="0"/>
          <w:numId w:val="26"/>
        </w:numPr>
        <w:rPr>
          <w:del w:author="Roll Tsai" w:date="2018-08-23T00:19:25.98786" w:id="264376520"/>
        </w:rPr>
      </w:pPr>
    </w:p>
    <w:p w:rsidR="76C64082" w:rsidP="3FC1A9CB" w:rsidRDefault="76C64082" w14:paraId="1AB202F2" w14:textId="0EEA9EB1" w14:noSpellErr="1">
      <w:pPr>
        <w:pStyle w:val="a7"/>
        <w:numPr>
          <w:ilvl w:val="0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eastAsia="zh-TW"/>
          <w:rPrChange w:author="Roll Tsai" w:date="2018-08-23T01:13:39.2974155" w:id="1772491773">
            <w:rPr/>
          </w:rPrChange>
        </w:rPr>
        <w:pPrChange w:author="Roll Tsai" w:date="2018-08-23T01:13:39.2974155" w:id="342557198">
          <w:pPr/>
        </w:pPrChange>
      </w:pPr>
      <w:ins w:author="Roll Tsai" w:date="2018-08-23T00:19:25.98786" w:id="148859364">
        <w:r w:rsidRPr="76C64082" w:rsidR="76C64082">
          <w:rPr>
            <w:rFonts w:ascii="Calibri" w:hAnsi="Calibri" w:eastAsia="Calibri" w:cs="Calibri"/>
            <w:noProof w:val="0"/>
            <w:sz w:val="24"/>
            <w:szCs w:val="24"/>
            <w:lang w:val="en-US" w:eastAsia="zh-TW"/>
            <w:rPrChange w:author="Roll Tsai" w:date="2018-08-23T00:19:25.98786" w:id="1488651294">
              <w:rPr/>
            </w:rPrChange>
          </w:rPr>
          <w:t>A10WidgetWrapper</w:t>
        </w:r>
        <w:r w:rsidRPr="76C64082" w:rsidR="76C64082">
          <w:rPr>
            <w:rFonts w:ascii="Calibri" w:hAnsi="Calibri" w:eastAsia="Calibri" w:cs="Calibri"/>
            <w:noProof w:val="0"/>
            <w:sz w:val="24"/>
            <w:szCs w:val="24"/>
            <w:lang w:eastAsia="zh-TW"/>
            <w:rPrChange w:author="Roll Tsai" w:date="2018-08-23T00:19:25.98786" w:id="1263699980">
              <w:rPr/>
            </w:rPrChange>
          </w:rPr>
          <w:t xml:space="preserve">:  </w:t>
        </w:r>
        <w:r w:rsidRPr="76C64082" w:rsidR="76C64082">
          <w:rPr>
            <w:rFonts w:ascii="Calibri" w:hAnsi="Calibri" w:eastAsia="Calibri" w:cs="Calibri"/>
            <w:noProof w:val="0"/>
            <w:sz w:val="24"/>
            <w:szCs w:val="24"/>
            <w:lang w:val="en-US" w:eastAsia="zh-TW"/>
            <w:rPrChange w:author="Roll Tsai" w:date="2018-08-23T00:19:25.98786" w:id="37899174">
              <w:rPr/>
            </w:rPrChange>
          </w:rPr>
          <w:t>Our design allows for the flexibility that other functionalities may be added in the future</w:t>
        </w:r>
        <w:r w:rsidRPr="76C64082" w:rsidR="76C64082">
          <w:rPr>
            <w:rFonts w:ascii="Calibri" w:hAnsi="Calibri" w:eastAsia="Calibri" w:cs="Calibri"/>
            <w:noProof w:val="0"/>
            <w:sz w:val="24"/>
            <w:szCs w:val="24"/>
            <w:lang w:eastAsia="zh-TW"/>
            <w:rPrChange w:author="Roll Tsai" w:date="2018-08-23T00:19:25.98786" w:id="1602992677">
              <w:rPr/>
            </w:rPrChange>
          </w:rPr>
          <w:t xml:space="preserve">. </w:t>
        </w:r>
        <w:r w:rsidRPr="76C64082" w:rsidR="76C64082">
          <w:rPr>
            <w:rFonts w:ascii="Calibri" w:hAnsi="Calibri" w:eastAsia="Calibri" w:cs="Calibri"/>
            <w:noProof w:val="0"/>
            <w:sz w:val="24"/>
            <w:szCs w:val="24"/>
            <w:lang w:val="en-US" w:eastAsia="zh-TW"/>
            <w:rPrChange w:author="Roll Tsai" w:date="2018-08-23T00:19:25.98786" w:id="1347886420">
              <w:rPr/>
            </w:rPrChange>
          </w:rPr>
          <w:t xml:space="preserve"> Initially, however, four of React Component’s life cycle methods are overridden in A10 Widget Wrapper to provide basic logging:</w:t>
        </w:r>
      </w:ins>
    </w:p>
    <w:p w:rsidR="00913688" w:rsidP="3FC1A9CB" w:rsidRDefault="00913688" w14:paraId="697354E7" w14:textId="59A90B81">
      <w:pPr>
        <w:pStyle w:val="a7"/>
        <w:numPr>
          <w:ilvl w:val="1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rPrChange w:author="Roll Tsai" w:date="2018-08-23T01:13:39.2974155" w:id="754089442">
            <w:rPr/>
          </w:rPrChange>
        </w:rPr>
        <w:pPrChange w:author="Roll Tsai" w:date="2018-08-23T01:13:39.2974155" w:id="2106007008">
          <w:pPr>
            <w:pStyle w:val="a7"/>
            <w:numPr>
              <w:ilvl w:val="0"/>
              <w:numId w:val="26"/>
            </w:numPr>
          </w:pPr>
        </w:pPrChange>
      </w:pPr>
      <w:ins w:author="Roll Tsai" w:date="2018-08-23T00:17:55.0008186" w:id="957369034"/>
      <w:ins w:author="Roll Tsai" w:date="2018-08-23T00:19:56.4304582" w:id="1008849219">
        <w:proofErr w:type="spellStart"/>
        <w:r w:rsidRPr="793752C1" w:rsidR="793752C1">
          <w:rPr>
            <w:rFonts w:ascii="Consolas" w:hAnsi="Consolas" w:eastAsia="Consolas" w:cs="Consolas"/>
            <w:noProof w:val="0"/>
            <w:lang w:val="en-US" w:eastAsia="zh-TW"/>
            <w:rPrChange w:author="Roll Tsai" w:date="2018-08-23T00:19:56.4304582" w:id="382439920">
              <w:rPr/>
            </w:rPrChange>
          </w:rPr>
          <w:t>componentWillMount</w:t>
        </w:r>
        <w:proofErr w:type="spellEnd"/>
      </w:ins>
      <w:ins w:author="Roll Tsai" w:date="2018-08-23T00:17:55.0008186" w:id="1229552989">
        <w:r w:rsidRPr="37EAFEBB" w:rsidR="37EAFEBB">
          <w:rPr>
            <w:rFonts w:ascii="Consolas" w:hAnsi="Consolas" w:eastAsia="Consolas" w:cs="Consolas"/>
            <w:rPrChange w:author="Roll Tsai" w:date="2018-08-23T00:17:55.0008186" w:id="1521987423">
              <w:rPr/>
            </w:rPrChange>
          </w:rPr>
          <w:t>()</w:t>
        </w:r>
      </w:ins>
    </w:p>
    <w:p w:rsidR="793752C1" w:rsidP="3FC1A9CB" w:rsidRDefault="793752C1" w14:paraId="2E9AD4BC" w14:textId="0F39E9AB">
      <w:pPr>
        <w:pStyle w:val="a7"/>
        <w:numPr>
          <w:ilvl w:val="1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rPrChange w:author="Roll Tsai" w:date="2018-08-23T01:13:39.2974155" w:id="214412243">
            <w:rPr/>
          </w:rPrChange>
        </w:rPr>
        <w:pPrChange w:author="Roll Tsai" w:date="2018-08-23T01:13:39.2974155" w:id="2112452167">
          <w:pPr/>
        </w:pPrChange>
      </w:pPr>
      <w:ins w:author="Roll Tsai" w:date="2018-08-23T00:19:56.4304582" w:id="395048013">
        <w:proofErr w:type="spellStart"/>
        <w:r w:rsidRPr="793752C1" w:rsidR="793752C1">
          <w:rPr>
            <w:rFonts w:ascii="Consolas" w:hAnsi="Consolas" w:eastAsia="Consolas" w:cs="Consolas"/>
            <w:noProof w:val="0"/>
            <w:lang w:val="en-US" w:eastAsia="zh-TW"/>
            <w:rPrChange w:author="Roll Tsai" w:date="2018-08-23T00:19:56.4304582" w:id="1608820405">
              <w:rPr/>
            </w:rPrChange>
          </w:rPr>
          <w:t>ComponentWillUnmount</w:t>
        </w:r>
        <w:proofErr w:type="spellEnd"/>
      </w:ins>
      <w:ins w:author="Roll Tsai" w:date="2018-08-23T00:19:56.4304582" w:id="820628458">
        <w:r w:rsidRPr="793752C1" w:rsidR="793752C1">
          <w:rPr>
            <w:rFonts w:ascii="Consolas" w:hAnsi="Consolas" w:eastAsia="Consolas" w:cs="Consolas"/>
            <w:noProof w:val="0"/>
            <w:lang w:val="en-US" w:eastAsia="zh-TW"/>
            <w:rPrChange w:author="Roll Tsai" w:date="2018-08-23T00:19:56.4304582" w:id="1704997558">
              <w:rPr/>
            </w:rPrChange>
          </w:rPr>
          <w:t>()</w:t>
        </w:r>
      </w:ins>
    </w:p>
    <w:p w:rsidR="00913688" w:rsidP="3FC1A9CB" w:rsidRDefault="00913688" w14:paraId="1856BF35" w14:textId="40CA2395">
      <w:pPr>
        <w:pStyle w:val="a7"/>
        <w:numPr>
          <w:ilvl w:val="1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rPrChange w:author="Roll Tsai" w:date="2018-08-23T01:13:39.2974155" w:id="1651921648">
            <w:rPr/>
          </w:rPrChange>
        </w:rPr>
        <w:pPrChange w:author="Roll Tsai" w:date="2018-08-23T01:13:39.2974155" w:id="330119513">
          <w:pPr>
            <w:pStyle w:val="a7"/>
            <w:numPr>
              <w:ilvl w:val="0"/>
              <w:numId w:val="26"/>
            </w:numPr>
          </w:pPr>
        </w:pPrChange>
      </w:pPr>
      <w:ins w:author="Roll Tsai" w:date="2018-08-23T00:19:56.4304582" w:id="1433581211">
        <w:proofErr w:type="spellStart"/>
        <w:r w:rsidRPr="793752C1" w:rsidR="793752C1">
          <w:rPr>
            <w:rFonts w:ascii="Consolas" w:hAnsi="Consolas" w:eastAsia="Consolas" w:cs="Consolas"/>
            <w:noProof w:val="0"/>
            <w:lang w:val="en-US" w:eastAsia="zh-TW"/>
            <w:rPrChange w:author="Roll Tsai" w:date="2018-08-23T00:19:56.4304582" w:id="816354765">
              <w:rPr/>
            </w:rPrChange>
          </w:rPr>
          <w:t>componentDidMount</w:t>
        </w:r>
        <w:proofErr w:type="spellEnd"/>
      </w:ins>
      <w:ins w:author="Roll Tsai" w:date="2018-08-23T00:17:55.0008186" w:id="1488731212">
        <w:r w:rsidRPr="37EAFEBB" w:rsidR="37EAFEBB">
          <w:rPr>
            <w:rFonts w:ascii="Consolas" w:hAnsi="Consolas" w:eastAsia="Consolas" w:cs="Consolas"/>
            <w:rPrChange w:author="Roll Tsai" w:date="2018-08-23T00:17:55.0008186" w:id="426427509">
              <w:rPr/>
            </w:rPrChange>
          </w:rPr>
          <w:t>()</w:t>
        </w:r>
      </w:ins>
    </w:p>
    <w:p w:rsidR="00913688" w:rsidDel="76C64082" w:rsidP="1FDEC474" w:rsidRDefault="00913688" w14:paraId="4C38E941" w14:textId="42803166">
      <w:pPr>
        <w:pStyle w:val="a7"/>
        <w:numPr>
          <w:ilvl w:val="1"/>
          <w:numId w:val="26"/>
        </w:numPr>
        <w:rPr>
          <w:del w:author="Roll Tsai" w:date="2018-08-23T00:19:25.98786" w:id="470725611"/>
          <w:rFonts w:ascii="Consolas" w:hAnsi="Consolas" w:eastAsia="Consolas" w:cs="Consolas"/>
          <w:rPrChange w:author="Roll Tsai" w:date="2018-08-23T00:18:55.8750616" w:id="225954061">
            <w:rPr/>
          </w:rPrChange>
        </w:rPr>
        <w:pPrChange w:author="Roll Tsai" w:date="2018-08-23T00:18:55.8750616" w:id="1526744438">
          <w:pPr>
            <w:pStyle w:val="a7"/>
            <w:numPr>
              <w:ilvl w:val="0"/>
              <w:numId w:val="26"/>
            </w:numPr>
          </w:pPr>
        </w:pPrChange>
      </w:pPr>
    </w:p>
    <w:p w:rsidR="76C64082" w:rsidP="3FC1A9CB" w:rsidRDefault="76C64082" w14:paraId="51701728" w14:textId="18E74B22">
      <w:pPr>
        <w:pStyle w:val="a7"/>
        <w:numPr>
          <w:ilvl w:val="1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rPrChange w:author="Roll Tsai" w:date="2018-08-23T01:13:39.2974155" w:id="1076097081">
            <w:rPr/>
          </w:rPrChange>
        </w:rPr>
        <w:pPrChange w:author="Roll Tsai" w:date="2018-08-23T01:13:39.2974155" w:id="1682755928">
          <w:pPr/>
        </w:pPrChange>
      </w:pPr>
      <w:ins w:author="Roll Tsai" w:date="2018-08-23T00:19:25.98786" w:id="1948019157">
        <w:proofErr w:type="spellStart"/>
        <w:r w:rsidRPr="76C64082" w:rsidR="76C64082">
          <w:rPr>
            <w:rFonts w:ascii="Consolas" w:hAnsi="Consolas" w:eastAsia="Consolas" w:cs="Consolas"/>
            <w:noProof w:val="0"/>
            <w:sz w:val="24"/>
            <w:szCs w:val="24"/>
            <w:lang w:val="en-US" w:eastAsia="zh-TW"/>
            <w:rPrChange w:author="Roll Tsai" w:date="2018-08-23T00:19:25.98786" w:id="749705205">
              <w:rPr/>
            </w:rPrChange>
          </w:rPr>
          <w:t>ComponentDidUpdate</w:t>
        </w:r>
        <w:proofErr w:type="spellEnd"/>
        <w:r w:rsidRPr="76C64082" w:rsidR="76C64082">
          <w:rPr>
            <w:rFonts w:ascii="Consolas" w:hAnsi="Consolas" w:eastAsia="Consolas" w:cs="Consolas"/>
            <w:noProof w:val="0"/>
            <w:sz w:val="24"/>
            <w:szCs w:val="24"/>
            <w:lang w:val="en-US" w:eastAsia="zh-TW"/>
            <w:rPrChange w:author="Roll Tsai" w:date="2018-08-23T00:19:25.98786" w:id="1102666549">
              <w:rPr/>
            </w:rPrChange>
          </w:rPr>
          <w:t>()</w:t>
        </w:r>
      </w:ins>
    </w:p>
    <w:p w:rsidR="00913688" w:rsidP="3FC1A9CB" w:rsidRDefault="00613CD3" w14:paraId="7F93A9C4" w14:textId="4DEE4F0B">
      <w:pPr>
        <w:pStyle w:val="a7"/>
        <w:numPr>
          <w:ilvl w:val="0"/>
          <w:numId w:val="26"/>
        </w:numPr>
        <w:rPr/>
      </w:pPr>
      <w:proofErr w:type="spellStart"/>
      <w:r>
        <w:rPr/>
        <w:t>ThirdParty</w:t>
      </w:r>
      <w:proofErr w:type="spellEnd"/>
      <w:r w:rsidRPr="0046799E" w:rsidR="00913688">
        <w:rPr/>
        <w:t xml:space="preserve"> Component:</w:t>
      </w:r>
      <w:r w:rsidRPr="3FC1A9CB" w:rsidR="00913688">
        <w:rPr/>
        <w:t xml:space="preserve"> </w:t>
      </w:r>
      <w:r w:rsidRPr="21CB161F" w:rsidR="00913688">
        <w:rPr/>
        <w:t xml:space="preserve">The </w:t>
      </w:r>
      <w:del w:author="Peter Chuang （莊偉華） [2]" w:date="2018-01-08T10:50:00Z" w:id="290">
        <w:r w:rsidDel="001D723A" w:rsidR="00913688">
          <w:rPr>
            <w:rFonts w:hint="eastAsia"/>
          </w:rPr>
          <w:delText xml:space="preserve">source </w:delText>
        </w:r>
      </w:del>
      <w:ins w:author="Peter Chuang （莊偉華） [2]" w:date="2018-01-08T10:52:00Z" w:id="291">
        <w:r w:rsidR="001D723A">
          <w:rPr/>
          <w:t>original implementation</w:t>
        </w:r>
      </w:ins>
      <w:ins w:author="Peter Chuang （莊偉華） [2]" w:date="2018-01-08T10:50:00Z" w:id="292">
        <w:r w:rsidRPr="3FC1A9CB" w:rsidR="001D723A">
          <w:rPr/>
          <w:t xml:space="preserve"> </w:t>
        </w:r>
      </w:ins>
      <w:r w:rsidRPr="21CB161F" w:rsidR="00913688">
        <w:rPr/>
        <w:t xml:space="preserve">of </w:t>
      </w:r>
      <w:ins w:author="Peter Chuang （莊偉華） [2]" w:date="2018-01-08T10:52:00Z" w:id="293">
        <w:r w:rsidR="001D723A">
          <w:rPr/>
          <w:t xml:space="preserve">the </w:t>
        </w:r>
      </w:ins>
      <w:r w:rsidRPr="21CB161F" w:rsidR="00913688">
        <w:rPr/>
        <w:t>component.</w:t>
      </w:r>
      <w:r w:rsidRPr="3FC1A9CB" w:rsidR="00913688">
        <w:rPr/>
        <w:t xml:space="preserve"> </w:t>
      </w:r>
      <w:r w:rsidR="00913688">
        <w:rPr/>
        <w:t>It</w:t>
      </w:r>
      <w:r w:rsidRPr="21CB161F" w:rsidR="00913688">
        <w:rPr/>
        <w:t xml:space="preserve"> could be</w:t>
      </w:r>
      <w:r w:rsidR="00913688">
        <w:rPr/>
        <w:t xml:space="preserve"> the third-party component, </w:t>
      </w:r>
      <w:r w:rsidRPr="21CB161F" w:rsidR="00913688">
        <w:rPr/>
        <w:t xml:space="preserve">such as </w:t>
      </w:r>
      <w:r w:rsidR="00913688">
        <w:rPr/>
        <w:t>Ant Design library.</w:t>
      </w:r>
      <w:ins w:author="Peter Chuang （莊偉華） [2]" w:date="2018-01-08T10:52:00Z" w:id="294">
        <w:r w:rsidR="001D723A">
          <w:rPr/>
          <w:t xml:space="preserve">  This </w:t>
        </w:r>
        <w:proofErr w:type="spellStart"/>
        <w:r w:rsidR="001D723A">
          <w:rPr/>
          <w:t>ThirdParty</w:t>
        </w:r>
        <w:proofErr w:type="spellEnd"/>
        <w:r w:rsidR="001D723A">
          <w:rPr/>
          <w:t xml:space="preserve"> Component </w:t>
        </w:r>
        <w:r w:rsidR="001D723A">
          <w:rPr/>
          <w:t>is left</w:t>
        </w:r>
        <w:r w:rsidR="001D723A">
          <w:rPr/>
          <w:t xml:space="preserve"> unchanged.</w:t>
        </w:r>
      </w:ins>
    </w:p>
    <w:p w:rsidRPr="001D723A" w:rsidR="00913688" w:rsidP="3547F8B7" w:rsidRDefault="001D723A" w14:paraId="5EE4CE5F" w14:textId="60FC300F" w14:noSpellErr="1">
      <w:pPr>
        <w:pStyle w:val="a7"/>
        <w:numPr>
          <w:ilvl w:val="0"/>
          <w:numId w:val="26"/>
        </w:numPr>
        <w:rPr>
          <w:rFonts w:ascii="宋体" w:hAnsi="宋体" w:eastAsia="宋体" w:cs="宋体"/>
          <w:lang w:eastAsia="zh-CN"/>
          <w:rPrChange w:author="Roll Tsai" w:date="2018-08-22T22:52:38.8586692" w:id="295">
            <w:rPr>
              <w:rFonts w:eastAsia="宋体"/>
              <w:color w:val="FF0000"/>
              <w:lang w:eastAsia="zh-CN"/>
            </w:rPr>
          </w:rPrChange>
        </w:rPr>
        <w:pPrChange w:author="Roll Tsai" w:date="2018-08-22T22:52:38.8586692" w:id="1533906279">
          <w:pPr>
            <w:pStyle w:val="a7"/>
            <w:numPr>
              <w:ilvl w:val="0"/>
              <w:numId w:val="26"/>
            </w:numPr>
          </w:pPr>
        </w:pPrChange>
      </w:pPr>
      <w:ins w:author="Peter Chuang （莊偉華） [2]" w:date="2018-01-08T10:47:00Z" w:id="296">
        <w:r w:rsidRPr="001D723A">
          <w:rPr>
            <w:rPrChange w:author="Peter Chuang （莊偉華） [2]" w:date="2018-01-08T10:53:00Z" w:id="297">
              <w:rPr>
                <w:color w:val="FF0000"/>
              </w:rPr>
            </w:rPrChange>
          </w:rPr>
          <w:t xml:space="preserve">A10 </w:t>
        </w:r>
      </w:ins>
      <w:r w:rsidRPr="001D723A" w:rsidR="0094478E">
        <w:rPr>
          <w:rPrChange w:author="Peter Chuang （莊偉華） [2]" w:date="2018-01-08T10:53:00Z" w:id="298">
            <w:rPr>
              <w:color w:val="FF0000"/>
            </w:rPr>
          </w:rPrChange>
        </w:rPr>
        <w:t>Composite</w:t>
      </w:r>
      <w:r w:rsidRPr="001D723A" w:rsidR="00913688">
        <w:rPr>
          <w:rPrChange w:author="Peter Chuang （莊偉華） [2]" w:date="2018-01-08T10:53:00Z" w:id="299">
            <w:rPr>
              <w:color w:val="FF0000"/>
            </w:rPr>
          </w:rPrChange>
        </w:rPr>
        <w:t xml:space="preserve"> Component: </w:t>
      </w:r>
      <w:del w:author="Peter Chuang （莊偉華） [2]" w:date="2018-01-08T10:11:00Z" w:id="300">
        <w:r w:rsidRPr="001D723A" w:rsidDel="00B47953" w:rsidR="00913688">
          <w:rPr>
            <w:rPrChange w:author="Peter Chuang （莊偉華） [2]" w:date="2018-01-08T10:53:00Z" w:id="301">
              <w:rPr>
                <w:color w:val="FF0000"/>
              </w:rPr>
            </w:rPrChange>
          </w:rPr>
          <w:delText>It is composed of</w:delText>
        </w:r>
        <w:r w:rsidRPr="001D723A" w:rsidDel="00B47953" w:rsidR="00913688">
          <w:rPr>
            <w:rFonts w:eastAsia="宋体"/>
            <w:lang w:eastAsia="zh-CN"/>
            <w:rPrChange w:author="Peter Chuang （莊偉華） [2]" w:date="2018-01-08T10:53:00Z" w:id="302">
              <w:rPr>
                <w:rFonts w:eastAsia="宋体"/>
                <w:color w:val="FF0000"/>
                <w:lang w:eastAsia="zh-CN"/>
              </w:rPr>
            </w:rPrChange>
          </w:rPr>
          <w:delText xml:space="preserve"> </w:delText>
        </w:r>
        <w:r w:rsidRPr="001D723A" w:rsidDel="00B47953" w:rsidR="00913688">
          <w:rPr>
            <w:rPrChange w:author="Peter Chuang （莊偉華） [2]" w:date="2018-01-08T10:53:00Z" w:id="303">
              <w:rPr>
                <w:color w:val="FF0000"/>
              </w:rPr>
            </w:rPrChange>
          </w:rPr>
          <w:delText xml:space="preserve">multiple </w:delText>
        </w:r>
        <w:r w:rsidRPr="001D723A" w:rsidDel="00B47953" w:rsidR="00913688">
          <w:rPr>
            <w:rFonts w:eastAsia="宋体"/>
            <w:lang w:eastAsia="zh-CN"/>
            <w:rPrChange w:author="Peter Chuang （莊偉華） [2]" w:date="2018-01-08T10:53:00Z" w:id="304">
              <w:rPr>
                <w:rFonts w:eastAsia="宋体"/>
                <w:color w:val="FF0000"/>
                <w:lang w:eastAsia="zh-CN"/>
              </w:rPr>
            </w:rPrChange>
          </w:rPr>
          <w:delText>basic component</w:delText>
        </w:r>
        <w:r w:rsidRPr="001D723A" w:rsidDel="00B47953" w:rsidR="00913688">
          <w:rPr>
            <w:rPrChange w:author="Peter Chuang （莊偉華） [2]" w:date="2018-01-08T10:53:00Z" w:id="305">
              <w:rPr>
                <w:color w:val="FF0000"/>
              </w:rPr>
            </w:rPrChange>
          </w:rPr>
          <w:delText>s.</w:delText>
        </w:r>
      </w:del>
      <w:ins w:author="Peter Chuang （莊偉華） [2]" w:date="2018-01-08T10:11:00Z" w:id="306">
        <w:r w:rsidRPr="001D723A" w:rsidR="00B47953">
          <w:rPr>
            <w:rPrChange w:author="Peter Chuang （莊偉華） [2]" w:date="2018-01-08T10:53:00Z" w:id="307">
              <w:rPr>
                <w:color w:val="FF0000"/>
              </w:rPr>
            </w:rPrChange>
          </w:rPr>
          <w:t xml:space="preserve">A construct for </w:t>
        </w:r>
      </w:ins>
      <w:ins w:author="Peter Chuang （莊偉華） [2]" w:date="2018-01-08T10:53:00Z" w:id="308">
        <w:r>
          <w:rPr/>
          <w:t>aggregating and organizing multiple A10 Basic Widgets</w:t>
        </w:r>
        <w:r w:rsidR="00192BD8">
          <w:rPr/>
          <w:t xml:space="preserve"> as a single unit</w:t>
        </w:r>
      </w:ins>
      <w:ins w:author="Peter Chuang （莊偉華） [2]" w:date="2018-01-08T10:55:00Z" w:id="309">
        <w:r w:rsidRPr="76C64082" w:rsidR="00192BD8">
          <w:rPr/>
          <w:t>.</w:t>
        </w:r>
      </w:ins>
    </w:p>
    <w:p w:rsidR="00913688" w:rsidP="00913688" w:rsidRDefault="00913688" w14:paraId="0ACDEA42" w14:textId="77777777"/>
    <w:p w:rsidR="00D5381E" w:rsidP="002B0D59" w:rsidRDefault="00BC637B" w14:paraId="68D8C189" w14:textId="190BC340" w14:noSpellErr="1">
      <w:pPr>
        <w:pStyle w:val="2"/>
      </w:pPr>
      <w:bookmarkStart w:name="_Toc503352831" w:id="310"/>
      <w:bookmarkStart w:name="_Toc503354802" w:id="311"/>
      <w:bookmarkStart w:name="_Toc503365874" w:id="312"/>
      <w:r w:rsidRPr="21CB161F">
        <w:rPr/>
        <w:t>C</w:t>
      </w:r>
      <w:r w:rsidRPr="00E97034" w:rsidR="00A86AAE">
        <w:rPr/>
        <w:t>haracteristic</w:t>
      </w:r>
      <w:r w:rsidRPr="21CB161F" w:rsidR="00A86AAE">
        <w:rPr/>
        <w:t xml:space="preserve">s of a </w:t>
      </w:r>
      <w:r w:rsidR="00EF560D">
        <w:rPr/>
        <w:t>A10</w:t>
      </w:r>
      <w:r w:rsidR="002A1C5B">
        <w:rPr/>
        <w:t>Widget</w:t>
      </w:r>
      <w:bookmarkEnd w:id="310"/>
      <w:bookmarkEnd w:id="311"/>
      <w:bookmarkEnd w:id="312"/>
    </w:p>
    <w:p w:rsidR="00E97034" w:rsidP="001E779D" w:rsidRDefault="00E97034" w14:paraId="5D06BBC4" w14:textId="5AB2B62A" w14:noSpellErr="1">
      <w:r w:rsidRPr="21CB161F">
        <w:rPr/>
        <w:t xml:space="preserve">The </w:t>
      </w:r>
      <w:r w:rsidRPr="21CB161F" w:rsidR="00D10B0C">
        <w:rPr/>
        <w:t xml:space="preserve">typical </w:t>
      </w:r>
      <w:r w:rsidRPr="00E97034">
        <w:rPr/>
        <w:t>characteristic</w:t>
      </w:r>
      <w:r w:rsidRPr="21CB161F">
        <w:rPr/>
        <w:t xml:space="preserve">s of </w:t>
      </w:r>
      <w:r w:rsidRPr="21CB161F" w:rsidR="00956306">
        <w:rPr/>
        <w:t xml:space="preserve">a </w:t>
      </w:r>
      <w:r w:rsidRPr="21CB161F" w:rsidR="002A1C5B">
        <w:rPr/>
        <w:t>Widget</w:t>
      </w:r>
      <w:r w:rsidRPr="21CB161F" w:rsidR="00956306">
        <w:rPr/>
        <w:t xml:space="preserve"> </w:t>
      </w:r>
      <w:r w:rsidRPr="21CB161F">
        <w:rPr/>
        <w:t>are</w:t>
      </w:r>
      <w:r w:rsidRPr="21CB161F" w:rsidR="00A20637">
        <w:rPr/>
        <w:t xml:space="preserve"> described</w:t>
      </w:r>
      <w:r w:rsidRPr="21CB161F" w:rsidR="00A20637">
        <w:rPr/>
        <w:t xml:space="preserve"> below</w:t>
      </w:r>
      <w:r w:rsidRPr="21CB161F" w:rsidR="00DF096D">
        <w:rPr/>
        <w:t>:</w:t>
      </w:r>
    </w:p>
    <w:p w:rsidR="00DF096D" w:rsidP="21CB161F" w:rsidRDefault="00956306" w14:paraId="0B8BEC20" w14:textId="6233A8ED" w14:noSpellErr="1">
      <w:pPr>
        <w:pStyle w:val="a7"/>
        <w:numPr>
          <w:ilvl w:val="0"/>
          <w:numId w:val="46"/>
        </w:numPr>
        <w:rPr/>
      </w:pPr>
      <w:r w:rsidRPr="77B2F555">
        <w:rPr/>
        <w:t>It</w:t>
      </w:r>
      <w:r w:rsidR="001E779D">
        <w:rPr>
          <w:lang w:eastAsia="zh-CN"/>
        </w:rPr>
        <w:t xml:space="preserve"> may contain other presentation component and container inside and usually </w:t>
      </w:r>
      <w:del w:author="Peter Chuang （莊偉華） [2]" w:date="2018-01-08T10:56:00Z" w:id="313">
        <w:r w:rsidDel="00192BD8" w:rsidR="001E779D">
          <w:rPr>
            <w:lang w:eastAsia="zh-CN"/>
          </w:rPr>
          <w:delText xml:space="preserve">have </w:delText>
        </w:r>
      </w:del>
      <w:ins w:author="Peter Chuang （莊偉華） [2]" w:date="2018-01-08T10:56:00Z" w:id="314">
        <w:r w:rsidR="00192BD8">
          <w:rPr>
            <w:lang w:eastAsia="zh-CN"/>
          </w:rPr>
          <w:t xml:space="preserve">has </w:t>
        </w:r>
      </w:ins>
      <w:r w:rsidR="001E779D">
        <w:rPr>
          <w:lang w:eastAsia="zh-CN"/>
        </w:rPr>
        <w:t xml:space="preserve">view, </w:t>
      </w:r>
      <w:r w:rsidR="001E779D">
        <w:rPr>
          <w:lang w:eastAsia="zh-CN"/>
        </w:rPr>
        <w:t xml:space="preserve">which contains DOM markups and </w:t>
      </w:r>
      <w:r>
        <w:rPr>
          <w:lang w:eastAsia="zh-CN"/>
        </w:rPr>
        <w:t xml:space="preserve">associated CSS </w:t>
      </w:r>
      <w:r w:rsidR="001E779D">
        <w:rPr>
          <w:lang w:eastAsia="zh-CN"/>
        </w:rPr>
        <w:t>style</w:t>
      </w:r>
      <w:r w:rsidR="001E779D">
        <w:rPr>
          <w:lang w:eastAsia="zh-CN"/>
        </w:rPr>
        <w:t xml:space="preserve">. </w:t>
      </w:r>
    </w:p>
    <w:p w:rsidR="00DF096D" w:rsidP="00DF096D" w:rsidRDefault="00956306" w14:paraId="7AAECE01" w14:textId="51D0B12F" w14:noSpellErr="1">
      <w:pPr>
        <w:pStyle w:val="a7"/>
        <w:numPr>
          <w:ilvl w:val="0"/>
          <w:numId w:val="46"/>
        </w:numPr>
        <w:rPr/>
      </w:pPr>
      <w:r w:rsidRPr="21CB161F">
        <w:rPr/>
        <w:t>It</w:t>
      </w:r>
      <w:r>
        <w:rPr>
          <w:lang w:eastAsia="zh-CN"/>
        </w:rPr>
        <w:t xml:space="preserve"> </w:t>
      </w:r>
      <w:r w:rsidR="001E779D">
        <w:rPr>
          <w:lang w:eastAsia="zh-CN"/>
        </w:rPr>
        <w:t>ha</w:t>
      </w:r>
      <w:r w:rsidRPr="21CB161F">
        <w:rPr/>
        <w:t>s</w:t>
      </w:r>
      <w:r w:rsidR="001E779D">
        <w:rPr>
          <w:lang w:eastAsia="zh-CN"/>
        </w:rPr>
        <w:t xml:space="preserve"> no dependencies on </w:t>
      </w:r>
      <w:r w:rsidRPr="21CB161F">
        <w:rPr/>
        <w:t xml:space="preserve">the </w:t>
      </w:r>
      <w:r w:rsidR="001E779D">
        <w:rPr>
          <w:lang w:eastAsia="zh-CN"/>
        </w:rPr>
        <w:t xml:space="preserve">rest of the </w:t>
      </w:r>
      <w:r>
        <w:rPr>
          <w:lang w:eastAsia="zh-CN"/>
        </w:rPr>
        <w:t>App.</w:t>
      </w:r>
      <w:r w:rsidR="001E779D">
        <w:rPr>
          <w:lang w:eastAsia="zh-CN"/>
        </w:rPr>
        <w:t xml:space="preserve"> </w:t>
      </w:r>
    </w:p>
    <w:p w:rsidR="00DF096D" w:rsidP="00DF096D" w:rsidRDefault="00956306" w14:paraId="22E7B37B" w14:textId="1EBD0B21" w14:noSpellErr="1">
      <w:pPr>
        <w:pStyle w:val="a7"/>
        <w:numPr>
          <w:ilvl w:val="0"/>
          <w:numId w:val="46"/>
        </w:numPr>
        <w:rPr>
          <w:lang w:eastAsia="zh-CN"/>
        </w:rPr>
      </w:pPr>
      <w:r w:rsidRPr="77B2F555">
        <w:rPr/>
        <w:lastRenderedPageBreak/>
        <w:t>It</w:t>
      </w:r>
      <w:r w:rsidR="001E779D">
        <w:rPr>
          <w:lang w:eastAsia="zh-CN"/>
        </w:rPr>
        <w:t xml:space="preserve"> do</w:t>
      </w:r>
      <w:r w:rsidRPr="77B2F555">
        <w:rPr/>
        <w:t>es</w:t>
      </w:r>
      <w:ins w:author="Peter Chuang （莊偉華） [2]" w:date="2018-01-08T10:56:00Z" w:id="315">
        <w:r w:rsidRPr="21CB161F" w:rsidR="00192BD8">
          <w:rPr/>
          <w:t xml:space="preserve"> </w:t>
        </w:r>
      </w:ins>
      <w:del w:author="Peter Chuang （莊偉華） [2]" w:date="2018-01-08T10:56:00Z" w:id="316">
        <w:r w:rsidDel="00192BD8" w:rsidR="001E779D">
          <w:rPr>
            <w:lang w:eastAsia="zh-CN"/>
          </w:rPr>
          <w:delText xml:space="preserve">n’t </w:delText>
        </w:r>
      </w:del>
      <w:ins w:author="Peter Chuang （莊偉華） [2]" w:date="2018-01-08T10:56:00Z" w:id="317">
        <w:r w:rsidR="00192BD8">
          <w:rPr>
            <w:lang w:eastAsia="zh-CN"/>
          </w:rPr>
          <w:t xml:space="preserve">not </w:t>
        </w:r>
      </w:ins>
      <w:r w:rsidR="001E779D">
        <w:rPr>
          <w:lang w:eastAsia="zh-CN"/>
        </w:rPr>
        <w:t>need to know how data is loaded or mutated (handled by the container).</w:t>
      </w:r>
      <w:r w:rsidRPr="77B2F555" w:rsidR="00A77A09">
        <w:rPr>
          <w:lang w:eastAsia="zh-CN"/>
        </w:rPr>
        <w:t xml:space="preserve"> </w:t>
      </w:r>
    </w:p>
    <w:p w:rsidR="0021240E" w:rsidDel="4FCB53FE" w:rsidP="00863255" w:rsidRDefault="00956306" w14:paraId="4B5B45D3" w14:textId="7002F3B1" w14:noSpellErr="1">
      <w:pPr>
        <w:pStyle w:val="a7"/>
        <w:numPr>
          <w:ilvl w:val="0"/>
          <w:numId w:val="46"/>
        </w:numPr>
        <w:rPr>
          <w:del w:author="Roll Tsai" w:date="2018-08-22T23:31:48.9296424" w:id="1757881411"/>
          <w:lang w:eastAsia="zh-CN"/>
        </w:rPr>
      </w:pPr>
      <w:r w:rsidRPr="21CB161F">
        <w:rPr/>
        <w:t>It</w:t>
      </w:r>
      <w:r w:rsidR="001E779D">
        <w:rPr>
          <w:lang w:eastAsia="zh-CN"/>
        </w:rPr>
        <w:t xml:space="preserve"> rarely </w:t>
      </w:r>
      <w:r w:rsidRPr="21CB161F">
        <w:rPr/>
        <w:t>has</w:t>
      </w:r>
      <w:r w:rsidR="001E779D">
        <w:rPr>
          <w:lang w:eastAsia="zh-CN"/>
        </w:rPr>
        <w:t xml:space="preserve"> any state; if </w:t>
      </w:r>
      <w:r w:rsidRPr="21CB161F">
        <w:rPr/>
        <w:t>it does</w:t>
      </w:r>
      <w:r w:rsidR="001E779D">
        <w:rPr>
          <w:lang w:eastAsia="zh-CN"/>
        </w:rPr>
        <w:t>, it will be UI state rather than data state.</w:t>
      </w:r>
    </w:p>
    <w:p w:rsidRPr="002F26CB" w:rsidR="00D5381E" w:rsidDel="002F26CB" w:rsidP="002B0D59" w:rsidRDefault="00412494" w14:paraId="075D1689" w14:textId="4F3DC679">
      <w:pPr>
        <w:pStyle w:val="2"/>
        <w:rPr>
          <w:del w:author="Peter Chuang （莊偉華） [2]" w:date="2018-01-08T11:27:00Z" w:id="318"/>
          <w:color w:val="auto"/>
          <w:rPrChange w:author="Peter Chuang （莊偉華） [2]" w:date="2018-01-08T11:28:00Z" w:id="319">
            <w:rPr>
              <w:del w:author="Peter Chuang （莊偉華） [2]" w:date="2018-01-08T11:27:00Z" w:id="320"/>
            </w:rPr>
          </w:rPrChange>
        </w:rPr>
      </w:pPr>
      <w:del w:author="Peter Chuang （莊偉華） [2]" w:date="2018-01-08T11:27:00Z" w:id="321">
        <w:r w:rsidRPr="002F26CB" w:rsidDel="002F26CB">
          <w:rPr>
            <w:color w:val="auto"/>
            <w:rPrChange w:author="Peter Chuang （莊偉華） [2]" w:date="2018-01-08T11:28:00Z" w:id="322">
              <w:rPr/>
            </w:rPrChange>
          </w:rPr>
          <w:delText>Elements in a</w:delText>
        </w:r>
        <w:r w:rsidRPr="002F26CB" w:rsidDel="002F26CB" w:rsidR="00D5381E">
          <w:rPr>
            <w:color w:val="auto"/>
            <w:rPrChange w:author="Peter Chuang （莊偉華） [2]" w:date="2018-01-08T11:28:00Z" w:id="323">
              <w:rPr/>
            </w:rPrChange>
          </w:rPr>
          <w:delText xml:space="preserve"> </w:delText>
        </w:r>
        <w:r w:rsidRPr="002F26CB" w:rsidDel="002F26CB" w:rsidR="008F1B9D">
          <w:rPr>
            <w:color w:val="auto"/>
            <w:rPrChange w:author="Peter Chuang （莊偉華） [2]" w:date="2018-01-08T11:28:00Z" w:id="324">
              <w:rPr/>
            </w:rPrChange>
          </w:rPr>
          <w:delText xml:space="preserve">A10 </w:delText>
        </w:r>
        <w:r w:rsidRPr="002F26CB" w:rsidDel="002F26CB" w:rsidR="002A1C5B">
          <w:rPr>
            <w:color w:val="auto"/>
            <w:rPrChange w:author="Peter Chuang （莊偉華） [2]" w:date="2018-01-08T11:28:00Z" w:id="325">
              <w:rPr/>
            </w:rPrChange>
          </w:rPr>
          <w:delText>Widget</w:delText>
        </w:r>
        <w:r w:rsidRPr="002F26CB" w:rsidDel="002F26CB" w:rsidR="00070896">
          <w:rPr>
            <w:color w:val="auto"/>
            <w:rPrChange w:author="Peter Chuang （莊偉華） [2]" w:date="2018-01-08T11:28:00Z" w:id="326">
              <w:rPr/>
            </w:rPrChange>
          </w:rPr>
          <w:delText>(??)</w:delText>
        </w:r>
      </w:del>
    </w:p>
    <w:p w:rsidRPr="002F26CB" w:rsidR="00D5381E" w:rsidDel="002F26CB" w:rsidP="002B0D59" w:rsidRDefault="00956306" w14:paraId="19362ADD" w14:textId="3DADD599">
      <w:pPr>
        <w:pStyle w:val="3"/>
        <w:rPr>
          <w:del w:author="Peter Chuang （莊偉華） [2]" w:date="2018-01-08T11:27:00Z" w:id="327"/>
          <w:color w:val="auto"/>
          <w:rPrChange w:author="Peter Chuang （莊偉華） [2]" w:date="2018-01-08T11:28:00Z" w:id="328">
            <w:rPr>
              <w:del w:author="Peter Chuang （莊偉華） [2]" w:date="2018-01-08T11:27:00Z" w:id="329"/>
            </w:rPr>
          </w:rPrChange>
        </w:rPr>
      </w:pPr>
      <w:del w:author="Peter Chuang （莊偉華） [2]" w:date="2018-01-08T11:27:00Z" w:id="330">
        <w:r w:rsidRPr="002F26CB" w:rsidDel="002F26CB">
          <w:rPr>
            <w:color w:val="auto"/>
            <w:rPrChange w:author="Peter Chuang （莊偉華） [2]" w:date="2018-01-08T11:28:00Z" w:id="331">
              <w:rPr/>
            </w:rPrChange>
          </w:rPr>
          <w:delText>I</w:delText>
        </w:r>
        <w:r w:rsidRPr="002F26CB" w:rsidDel="002F26CB" w:rsidR="00D5381E">
          <w:rPr>
            <w:color w:val="auto"/>
            <w:rPrChange w:author="Peter Chuang （莊偉華） [2]" w:date="2018-01-08T11:28:00Z" w:id="332">
              <w:rPr/>
            </w:rPrChange>
          </w:rPr>
          <w:delText>nterface</w:delText>
        </w:r>
      </w:del>
    </w:p>
    <w:p w:rsidR="00D5381E" w:rsidDel="002F26CB" w:rsidP="00D5381E" w:rsidRDefault="00C42AA7" w14:paraId="3D5FDD49" w14:textId="76E79772">
      <w:pPr>
        <w:rPr>
          <w:del w:author="Peter Chuang （莊偉華） [2]" w:date="2018-01-08T11:27:00Z" w:id="333"/>
        </w:rPr>
      </w:pPr>
      <w:del w:author="Peter Chuang （莊偉華） [2]" w:date="2018-01-08T11:27:00Z" w:id="334">
        <w:r w:rsidRPr="7747FD69" w:rsidDel="002F26CB">
          <w:rPr>
            <w:rFonts w:hint="eastAsia"/>
          </w:rPr>
          <w:delText xml:space="preserve">The </w:delText>
        </w:r>
        <w:r w:rsidDel="002F26CB">
          <w:delText>interface</w:delText>
        </w:r>
        <w:r w:rsidRPr="7747FD69" w:rsidDel="002F26CB">
          <w:rPr>
            <w:rFonts w:hint="eastAsia"/>
          </w:rPr>
          <w:delText xml:space="preserve"> allows us to </w:delText>
        </w:r>
        <w:r w:rsidDel="002F26CB" w:rsidR="00D5381E">
          <w:delText>define</w:delText>
        </w:r>
        <w:r w:rsidRPr="7747FD69" w:rsidDel="002F26CB">
          <w:rPr>
            <w:rFonts w:hint="eastAsia"/>
          </w:rPr>
          <w:delText xml:space="preserve"> properties </w:delText>
        </w:r>
        <w:r w:rsidRPr="7747FD69" w:rsidDel="002F26CB" w:rsidR="00AC16DE">
          <w:rPr>
            <w:rFonts w:hint="eastAsia"/>
          </w:rPr>
          <w:delText>along with</w:delText>
        </w:r>
        <w:r w:rsidRPr="7747FD69" w:rsidDel="002F26CB">
          <w:rPr>
            <w:rFonts w:hint="eastAsia"/>
          </w:rPr>
          <w:delText xml:space="preserve"> their </w:delText>
        </w:r>
        <w:r w:rsidRPr="7747FD69" w:rsidDel="002F26CB" w:rsidR="00F33048">
          <w:rPr>
            <w:rFonts w:hint="eastAsia"/>
          </w:rPr>
          <w:delText>static types</w:delText>
        </w:r>
        <w:r w:rsidRPr="7747FD69" w:rsidDel="002F26CB">
          <w:rPr>
            <w:rFonts w:hint="eastAsia"/>
          </w:rPr>
          <w:delText xml:space="preserve"> this </w:delText>
        </w:r>
        <w:r w:rsidRPr="7747FD69" w:rsidDel="002F26CB" w:rsidR="002A1C5B">
          <w:rPr>
            <w:rFonts w:hint="eastAsia"/>
          </w:rPr>
          <w:delText>Widget</w:delText>
        </w:r>
        <w:r w:rsidRPr="7747FD69" w:rsidDel="002F26CB">
          <w:rPr>
            <w:rFonts w:hint="eastAsia"/>
          </w:rPr>
          <w:delText xml:space="preserve"> needs</w:delText>
        </w:r>
        <w:r w:rsidDel="002F26CB" w:rsidR="00D5381E">
          <w:delText xml:space="preserve">. </w:delText>
        </w:r>
        <w:r w:rsidRPr="7747FD69" w:rsidDel="002F26CB" w:rsidR="00D5381E">
          <w:rPr>
            <w:rFonts w:hint="eastAsia"/>
          </w:rPr>
          <w:delText xml:space="preserve"> </w:delText>
        </w:r>
      </w:del>
    </w:p>
    <w:p w:rsidRPr="002F26CB" w:rsidR="00D5381E" w:rsidDel="00D9763B" w:rsidP="002B0D59" w:rsidRDefault="003247BE" w14:paraId="21B90A4B" w14:textId="1088E771">
      <w:pPr>
        <w:pStyle w:val="3"/>
        <w:rPr>
          <w:del w:author="Peter Chuang （莊偉華） [2]" w:date="2018-01-08T11:18:00Z" w:id="335"/>
          <w:color w:val="auto"/>
          <w:rPrChange w:author="Peter Chuang （莊偉華） [2]" w:date="2018-01-08T11:28:00Z" w:id="336">
            <w:rPr>
              <w:del w:author="Peter Chuang （莊偉華） [2]" w:date="2018-01-08T11:18:00Z" w:id="337"/>
            </w:rPr>
          </w:rPrChange>
        </w:rPr>
      </w:pPr>
      <w:del w:author="Peter Chuang （莊偉華） [2]" w:date="2018-01-08T11:18:00Z" w:id="338">
        <w:r w:rsidRPr="002F26CB" w:rsidDel="00D9763B">
          <w:rPr>
            <w:color w:val="auto"/>
            <w:rPrChange w:author="Peter Chuang （莊偉華） [2]" w:date="2018-01-08T11:28:00Z" w:id="339">
              <w:rPr/>
            </w:rPrChange>
          </w:rPr>
          <w:delText>A10 Widget</w:delText>
        </w:r>
      </w:del>
    </w:p>
    <w:p w:rsidRPr="002F26CB" w:rsidR="00D5381E" w:rsidDel="00D9763B" w:rsidP="00D5381E" w:rsidRDefault="00D5381E" w14:paraId="11CB9F57" w14:textId="658AEBBE">
      <w:pPr>
        <w:rPr>
          <w:del w:author="Peter Chuang （莊偉華） [2]" w:date="2018-01-08T11:18:00Z" w:id="340"/>
          <w:strike/>
          <w:rPrChange w:author="Peter Chuang （莊偉華） [2]" w:date="2018-01-08T11:28:00Z" w:id="341">
            <w:rPr>
              <w:del w:author="Peter Chuang （莊偉華） [2]" w:date="2018-01-08T11:18:00Z" w:id="342"/>
              <w:strike/>
              <w:color w:val="FF0000"/>
            </w:rPr>
          </w:rPrChange>
        </w:rPr>
      </w:pPr>
      <w:del w:author="Peter Chuang （莊偉華） [2]" w:date="2018-01-08T11:18:00Z" w:id="343">
        <w:r w:rsidRPr="00070896" w:rsidDel="00D9763B">
          <w:rPr>
            <w:strike/>
          </w:rPr>
          <w:delText xml:space="preserve">The </w:delText>
        </w:r>
        <w:r w:rsidRPr="00070896" w:rsidDel="00D9763B" w:rsidR="00956306">
          <w:rPr>
            <w:strike/>
          </w:rPr>
          <w:delText>Framework</w:delText>
        </w:r>
        <w:r w:rsidRPr="00070896" w:rsidDel="00D9763B">
          <w:rPr>
            <w:strike/>
          </w:rPr>
          <w:delText xml:space="preserve"> provide</w:delText>
        </w:r>
        <w:r w:rsidRPr="00070896" w:rsidDel="00D9763B" w:rsidR="008075ED">
          <w:rPr>
            <w:strike/>
          </w:rPr>
          <w:delText>s</w:delText>
        </w:r>
        <w:r w:rsidRPr="00070896" w:rsidDel="00D9763B">
          <w:rPr>
            <w:strike/>
          </w:rPr>
          <w:delText xml:space="preserve"> a generic wrapper that every container and </w:delText>
        </w:r>
        <w:r w:rsidRPr="00070896" w:rsidDel="00D9763B" w:rsidR="002A1C5B">
          <w:rPr>
            <w:strike/>
          </w:rPr>
          <w:delText>Widget</w:delText>
        </w:r>
        <w:r w:rsidRPr="00070896" w:rsidDel="00D9763B">
          <w:rPr>
            <w:strike/>
          </w:rPr>
          <w:delText xml:space="preserve"> should </w:delText>
        </w:r>
        <w:r w:rsidRPr="7747FD69" w:rsidDel="00D9763B" w:rsidR="00956306">
          <w:rPr>
            <w:rFonts w:hint="eastAsia"/>
            <w:strike/>
          </w:rPr>
          <w:delText xml:space="preserve">be </w:delText>
        </w:r>
        <w:r w:rsidRPr="00070896" w:rsidDel="00D9763B">
          <w:rPr>
            <w:strike/>
          </w:rPr>
          <w:delText>wrap</w:delText>
        </w:r>
        <w:r w:rsidRPr="7747FD69" w:rsidDel="00D9763B" w:rsidR="00956306">
          <w:rPr>
            <w:rFonts w:hint="eastAsia"/>
            <w:strike/>
          </w:rPr>
          <w:delText>ped</w:delText>
        </w:r>
        <w:r w:rsidRPr="00070896" w:rsidDel="00D9763B">
          <w:rPr>
            <w:strike/>
          </w:rPr>
          <w:delText xml:space="preserve"> with.</w:delText>
        </w:r>
        <w:r w:rsidRPr="00070896" w:rsidDel="00D9763B" w:rsidR="00071214">
          <w:rPr>
            <w:strike/>
          </w:rPr>
          <w:delText xml:space="preserve"> </w:delText>
        </w:r>
        <w:r w:rsidRPr="00070896" w:rsidDel="00D9763B" w:rsidR="00263776">
          <w:rPr>
            <w:strike/>
          </w:rPr>
          <w:delText xml:space="preserve">This common layer </w:delText>
        </w:r>
        <w:r w:rsidRPr="00070896" w:rsidDel="00D9763B" w:rsidR="00071214">
          <w:rPr>
            <w:strike/>
          </w:rPr>
          <w:delText xml:space="preserve">is needed to enable consistency, reusability and extensibility. </w:delText>
        </w:r>
        <w:r w:rsidRPr="00070896" w:rsidDel="00D9763B" w:rsidR="00FD44D9">
          <w:rPr>
            <w:strike/>
          </w:rPr>
          <w:delText>It is referred as</w:delText>
        </w:r>
        <w:r w:rsidRPr="00070896" w:rsidDel="00D9763B" w:rsidR="002F6EE2">
          <w:rPr>
            <w:strike/>
          </w:rPr>
          <w:delText xml:space="preserve"> </w:delText>
        </w:r>
        <w:r w:rsidRPr="00070896" w:rsidDel="00D9763B" w:rsidR="00070896">
          <w:rPr>
            <w:strike/>
          </w:rPr>
          <w:delText>A10Widget</w:delText>
        </w:r>
        <w:r w:rsidRPr="00070896" w:rsidDel="00D9763B" w:rsidR="00FD44D9">
          <w:rPr>
            <w:strike/>
          </w:rPr>
          <w:delText xml:space="preserve"> in this document</w:delText>
        </w:r>
        <w:r w:rsidRPr="00070896" w:rsidDel="00D9763B" w:rsidR="002F6EE2">
          <w:rPr>
            <w:strike/>
          </w:rPr>
          <w:delText xml:space="preserve">. </w:delText>
        </w:r>
      </w:del>
    </w:p>
    <w:p w:rsidRPr="002F26CB" w:rsidR="00D5381E" w:rsidDel="002F26CB" w:rsidP="002B0D59" w:rsidRDefault="004A5BD9" w14:paraId="4BAC93DD" w14:textId="690A72AE">
      <w:pPr>
        <w:pStyle w:val="3"/>
        <w:rPr>
          <w:del w:author="Peter Chuang （莊偉華） [2]" w:date="2018-01-08T11:27:00Z" w:id="344"/>
          <w:color w:val="auto"/>
          <w:rPrChange w:author="Peter Chuang （莊偉華） [2]" w:date="2018-01-08T11:28:00Z" w:id="345">
            <w:rPr>
              <w:del w:author="Peter Chuang （莊偉華） [2]" w:date="2018-01-08T11:27:00Z" w:id="346"/>
            </w:rPr>
          </w:rPrChange>
        </w:rPr>
      </w:pPr>
      <w:del w:author="Peter Chuang （莊偉華） [2]" w:date="2018-01-08T11:27:00Z" w:id="347">
        <w:r w:rsidRPr="002F26CB" w:rsidDel="002F26CB">
          <w:rPr>
            <w:color w:val="auto"/>
            <w:rPrChange w:author="Peter Chuang （莊偉華） [2]" w:date="2018-01-08T11:28:00Z" w:id="348">
              <w:rPr/>
            </w:rPrChange>
          </w:rPr>
          <w:delText xml:space="preserve">A10 </w:delText>
        </w:r>
        <w:r w:rsidRPr="002F26CB" w:rsidDel="002F26CB" w:rsidR="002A1C5B">
          <w:rPr>
            <w:color w:val="auto"/>
            <w:rPrChange w:author="Peter Chuang （莊偉華） [2]" w:date="2018-01-08T11:28:00Z" w:id="349">
              <w:rPr/>
            </w:rPrChange>
          </w:rPr>
          <w:delText>Widget</w:delText>
        </w:r>
        <w:r w:rsidRPr="002F26CB" w:rsidDel="002F26CB" w:rsidR="00A47E0E">
          <w:rPr>
            <w:color w:val="auto"/>
            <w:rPrChange w:author="Peter Chuang （莊偉華） [2]" w:date="2018-01-08T11:28:00Z" w:id="350">
              <w:rPr/>
            </w:rPrChange>
          </w:rPr>
          <w:delText xml:space="preserve"> </w:delText>
        </w:r>
        <w:r w:rsidRPr="002F26CB" w:rsidDel="002F26CB" w:rsidR="00956306">
          <w:rPr>
            <w:color w:val="auto"/>
            <w:rPrChange w:author="Peter Chuang （莊偉華） [2]" w:date="2018-01-08T11:28:00Z" w:id="351">
              <w:rPr/>
            </w:rPrChange>
          </w:rPr>
          <w:delText>W</w:delText>
        </w:r>
        <w:r w:rsidRPr="002F26CB" w:rsidDel="002F26CB" w:rsidR="00D5381E">
          <w:rPr>
            <w:color w:val="auto"/>
            <w:rPrChange w:author="Peter Chuang （莊偉華） [2]" w:date="2018-01-08T11:28:00Z" w:id="352">
              <w:rPr/>
            </w:rPrChange>
          </w:rPr>
          <w:delText>rapper</w:delText>
        </w:r>
      </w:del>
    </w:p>
    <w:p w:rsidRPr="002F26CB" w:rsidR="00D9763B" w:rsidDel="002F26CB" w:rsidRDefault="00D5381E" w14:paraId="4345BCC7" w14:textId="6E435514">
      <w:pPr>
        <w:pStyle w:val="a7"/>
        <w:numPr>
          <w:ilvl w:val="0"/>
          <w:numId w:val="52"/>
        </w:numPr>
        <w:rPr>
          <w:del w:author="Peter Chuang （莊偉華） [2]" w:date="2018-01-08T11:27:00Z" w:id="353"/>
          <w:rFonts w:ascii="Consolas" w:hAnsi="Consolas"/>
          <w:rPrChange w:author="Peter Chuang （莊偉華） [2]" w:date="2018-01-08T11:28:00Z" w:id="354">
            <w:rPr>
              <w:del w:author="Peter Chuang （莊偉華） [2]" w:date="2018-01-08T11:27:00Z" w:id="355"/>
            </w:rPr>
          </w:rPrChange>
        </w:rPr>
        <w:pPrChange w:author="Peter Chuang （莊偉華） [2]" w:date="2018-01-08T11:22:00Z" w:id="356">
          <w:pPr/>
        </w:pPrChange>
      </w:pPr>
      <w:del w:author="Peter Chuang （莊偉華） [2]" w:date="2018-01-08T11:27:00Z" w:id="357">
        <w:r w:rsidDel="002F26CB">
          <w:delText xml:space="preserve">A </w:delText>
        </w:r>
        <w:r w:rsidDel="002F26CB" w:rsidR="002A1C5B">
          <w:delText>Widget</w:delText>
        </w:r>
        <w:r w:rsidDel="002F26CB">
          <w:delText xml:space="preserve"> may be wrapped </w:delText>
        </w:r>
        <w:r w:rsidRPr="00387BDB" w:rsidDel="002F26CB">
          <w:delText>by a</w:delText>
        </w:r>
        <w:r w:rsidRPr="00387BDB" w:rsidDel="002F26CB" w:rsidR="00396D47">
          <w:delText>n</w:delText>
        </w:r>
        <w:r w:rsidRPr="00387BDB" w:rsidDel="002F26CB">
          <w:delText xml:space="preserve"> </w:delText>
        </w:r>
        <w:r w:rsidRPr="00387BDB" w:rsidDel="002F26CB" w:rsidR="00A47E0E">
          <w:delText>interface</w:delText>
        </w:r>
        <w:r w:rsidRPr="7747FD69" w:rsidDel="002F26CB" w:rsidR="00387BDB">
          <w:rPr>
            <w:rFonts w:hint="eastAsia"/>
          </w:rPr>
          <w:delText xml:space="preserve">, </w:delText>
        </w:r>
        <w:r w:rsidRPr="00387BDB" w:rsidDel="002F26CB" w:rsidR="00217739">
          <w:delText>called A10</w:delText>
        </w:r>
        <w:r w:rsidRPr="00387BDB" w:rsidDel="002F26CB" w:rsidR="002A1C5B">
          <w:delText>Widget</w:delText>
        </w:r>
        <w:r w:rsidRPr="00387BDB" w:rsidDel="002F26CB" w:rsidR="00D75DB2">
          <w:delText>W</w:delText>
        </w:r>
        <w:r w:rsidRPr="00387BDB" w:rsidDel="002F26CB" w:rsidR="00217739">
          <w:delText>rapper,</w:delText>
        </w:r>
        <w:r w:rsidRPr="00387BDB" w:rsidDel="002F26CB" w:rsidR="0050043D">
          <w:delText xml:space="preserve"> </w:delText>
        </w:r>
        <w:r w:rsidRPr="7747FD69" w:rsidDel="002F26CB" w:rsidR="0050043D">
          <w:rPr>
            <w:rFonts w:hint="eastAsia"/>
          </w:rPr>
          <w:delText>in order</w:delText>
        </w:r>
        <w:r w:rsidRPr="7747FD69" w:rsidDel="002F26CB" w:rsidR="00217739">
          <w:rPr>
            <w:rFonts w:hint="eastAsia"/>
          </w:rPr>
          <w:delText xml:space="preserve"> </w:delText>
        </w:r>
        <w:r w:rsidDel="002F26CB">
          <w:delText xml:space="preserve">to </w:delText>
        </w:r>
        <w:r w:rsidRPr="7747FD69" w:rsidDel="002F26CB" w:rsidR="00A47E0E">
          <w:rPr>
            <w:rFonts w:hint="eastAsia"/>
          </w:rPr>
          <w:delText xml:space="preserve">have common behavior and desired </w:delText>
        </w:r>
        <w:r w:rsidDel="002F26CB">
          <w:delText>default value</w:delText>
        </w:r>
        <w:r w:rsidRPr="7747FD69" w:rsidDel="002F26CB" w:rsidR="0050043D">
          <w:rPr>
            <w:rFonts w:hint="eastAsia"/>
          </w:rPr>
          <w:delText>s</w:delText>
        </w:r>
        <w:r w:rsidDel="002F26CB">
          <w:delText>.</w:delText>
        </w:r>
      </w:del>
    </w:p>
    <w:p w:rsidRPr="002F26CB" w:rsidR="005D15AB" w:rsidDel="00D9763B" w:rsidP="00863255" w:rsidRDefault="005D15AB" w14:paraId="2823D47B" w14:textId="46CA0BF4">
      <w:pPr>
        <w:rPr>
          <w:del w:author="Peter Chuang （莊偉華） [2]" w:date="2018-01-08T11:23:00Z" w:id="358"/>
          <w:rPrChange w:author="Peter Chuang （莊偉華） [2]" w:date="2018-01-08T11:28:00Z" w:id="359">
            <w:rPr>
              <w:del w:author="Peter Chuang （莊偉華） [2]" w:date="2018-01-08T11:23:00Z" w:id="360"/>
              <w:color w:val="FF0000"/>
            </w:rPr>
          </w:rPrChange>
        </w:rPr>
      </w:pPr>
      <w:del w:author="Peter Chuang （莊偉華） [2]" w:date="2018-01-08T11:23:00Z" w:id="361">
        <w:r w:rsidRPr="002F26CB" w:rsidDel="00D9763B">
          <w:rPr>
            <w:rPrChange w:author="Peter Chuang （莊偉華） [2]" w:date="2018-01-08T11:28:00Z" w:id="362">
              <w:rPr>
                <w:color w:val="FF0000"/>
              </w:rPr>
            </w:rPrChange>
          </w:rPr>
          <w:delText xml:space="preserve">(wrap react component </w:delText>
        </w:r>
        <w:r w:rsidRPr="002F26CB" w:rsidDel="00D9763B" w:rsidR="00CB5499">
          <w:rPr>
            <w:rPrChange w:author="Peter Chuang （莊偉華） [2]" w:date="2018-01-08T11:28:00Z" w:id="363">
              <w:rPr>
                <w:color w:val="FF0000"/>
              </w:rPr>
            </w:rPrChange>
          </w:rPr>
          <w:delText xml:space="preserve">4 </w:delText>
        </w:r>
        <w:r w:rsidRPr="002F26CB" w:rsidDel="00D9763B">
          <w:rPr>
            <w:rPrChange w:author="Peter Chuang （莊偉華） [2]" w:date="2018-01-08T11:28:00Z" w:id="364">
              <w:rPr>
                <w:color w:val="FF0000"/>
              </w:rPr>
            </w:rPrChange>
          </w:rPr>
          <w:delText>methods</w:delText>
        </w:r>
        <w:r w:rsidRPr="002F26CB" w:rsidDel="00D9763B" w:rsidR="00CB5499">
          <w:rPr>
            <w:rPrChange w:author="Peter Chuang （莊偉華） [2]" w:date="2018-01-08T11:28:00Z" w:id="365">
              <w:rPr>
                <w:color w:val="FF0000"/>
              </w:rPr>
            </w:rPrChange>
          </w:rPr>
          <w:delText xml:space="preserve"> and provide some message</w:delText>
        </w:r>
        <w:r w:rsidRPr="002F26CB" w:rsidDel="00D9763B">
          <w:rPr>
            <w:rPrChange w:author="Peter Chuang （莊偉華） [2]" w:date="2018-01-08T11:28:00Z" w:id="366">
              <w:rPr>
                <w:color w:val="FF0000"/>
              </w:rPr>
            </w:rPrChange>
          </w:rPr>
          <w:delText>)</w:delText>
        </w:r>
      </w:del>
    </w:p>
    <w:p w:rsidR="0021240E" w:rsidP="4FCB53FE" w:rsidRDefault="0021240E" w14:paraId="6976DD59" w14:textId="77777777" w14:noSpellErr="1">
      <w:pPr>
        <w:pStyle w:val="a7"/>
        <w:numPr>
          <w:ilvl w:val="0"/>
          <w:numId w:val="46"/>
        </w:numPr>
        <w:rPr>
          <w:lang w:eastAsia="zh-CN"/>
          <w:rPrChange w:author="Roll Tsai" w:date="2018-08-22T23:31:48.9296424" w:id="176546819">
            <w:rPr/>
          </w:rPrChange>
        </w:rPr>
        <w:pPrChange w:author="Roll Tsai" w:date="2018-08-22T23:31:48.9296424" w:id="924516865">
          <w:pPr/>
        </w:pPrChange>
      </w:pPr>
    </w:p>
    <w:p w:rsidRPr="002F26CB" w:rsidR="001F274B" w:rsidDel="4FA2E908" w:rsidP="0035452F" w:rsidRDefault="001F274B" w14:paraId="2FCFE6F8" w14:textId="73BAA258" w14:noSpellErr="1">
      <w:pPr>
        <w:pStyle w:val="2"/>
        <w:rPr>
          <w:del w:author="Roll Tsai" w:date="2018-08-22T23:32:19.4037233" w:id="1089640259"/>
          <w:color w:val="auto"/>
          <w:highlight w:val="yellow"/>
          <w:rPrChange w:author="Peter Chuang （莊偉華） [2]" w:date="2018-01-08T11:28:00Z" w:id="367">
            <w:rPr>
              <w:highlight w:val="yellow"/>
            </w:rPr>
          </w:rPrChange>
        </w:rPr>
      </w:pPr>
      <w:bookmarkStart w:name="_Toc503352832" w:id="368"/>
      <w:bookmarkStart w:name="_Toc503354803" w:id="369"/>
      <w:bookmarkStart w:name="_Toc503365875" w:id="370"/>
      <w:del w:author="Roll Tsai" w:date="2018-08-22T23:32:19.4037233" w:id="729648761">
        <w:r w:rsidRPr="21CB161F" w:rsidDel="4FA2E908">
          <w:rPr>
            <w:color w:val="auto"/>
            <w:rPrChange w:author="Peter Chuang （莊偉華） [2]" w:date="2018-01-09T00:47:00Z" w:id="371">
              <w:rPr/>
            </w:rPrChange>
          </w:rPr>
          <w:delText xml:space="preserve">Difference between </w:delText>
        </w:r>
        <w:r w:rsidRPr="002F26CB" w:rsidDel="4FA2E908">
          <w:rPr>
            <w:color w:val="auto"/>
            <w:rPrChange w:author="Peter Chuang （莊偉華） [2]" w:date="2018-01-08T11:28:00Z" w:id="372">
              <w:rPr/>
            </w:rPrChange>
          </w:rPr>
          <w:delText xml:space="preserve">Presentational </w:delText>
        </w:r>
        <w:r w:rsidRPr="21CB161F" w:rsidDel="4FA2E908" w:rsidR="00207B52">
          <w:rPr>
            <w:color w:val="auto"/>
            <w:rPrChange w:author="Peter Chuang （莊偉華） [2]" w:date="2018-01-09T00:47:00Z" w:id="373">
              <w:rPr/>
            </w:rPrChange>
          </w:rPr>
          <w:delText xml:space="preserve">Components </w:delText>
        </w:r>
        <w:r w:rsidRPr="002F26CB" w:rsidDel="4FA2E908">
          <w:rPr>
            <w:color w:val="auto"/>
            <w:rPrChange w:author="Peter Chuang （莊偉華） [2]" w:date="2018-01-08T11:28:00Z" w:id="374">
              <w:rPr/>
            </w:rPrChange>
          </w:rPr>
          <w:delText>and Container</w:delText>
        </w:r>
        <w:r w:rsidRPr="21CB161F" w:rsidDel="4FA2E908" w:rsidR="00B94DC3">
          <w:rPr>
            <w:color w:val="auto"/>
            <w:rPrChange w:author="Peter Chuang （莊偉華） [2]" w:date="2018-01-09T00:47:00Z" w:id="375">
              <w:rPr/>
            </w:rPrChange>
          </w:rPr>
          <w:delText>s</w:delText>
        </w:r>
      </w:del>
      <w:bookmarkEnd w:id="368"/>
      <w:bookmarkEnd w:id="369"/>
      <w:bookmarkEnd w:id="370"/>
    </w:p>
    <w:p w:rsidR="001F274B" w:rsidDel="4FA2E908" w:rsidP="001F274B" w:rsidRDefault="001F274B" w14:paraId="0528A56E" w14:textId="7564183B" w14:noSpellErr="1">
      <w:pPr>
        <w:rPr>
          <w:del w:author="Roll Tsai" w:date="2018-08-22T23:32:19.4037233" w:id="460027072"/>
        </w:rPr>
      </w:pPr>
      <w:del w:author="Roll Tsai" w:date="2018-08-22T23:32:19.4037233" w:id="64077448">
        <w:r w:rsidRPr="21CB161F" w:rsidDel="4FA2E908">
          <w:rPr/>
          <w:delText>Pr</w:delText>
        </w:r>
        <w:r w:rsidDel="4FA2E908">
          <w:rPr/>
          <w:delText>esentation</w:delText>
        </w:r>
        <w:r w:rsidRPr="21CB161F" w:rsidDel="4FA2E908" w:rsidR="004A072A">
          <w:rPr/>
          <w:delText>al</w:delText>
        </w:r>
        <w:r w:rsidDel="4FA2E908">
          <w:rPr/>
          <w:delText xml:space="preserve"> </w:delText>
        </w:r>
        <w:r w:rsidDel="4FA2E908" w:rsidR="00AE0F48">
          <w:rPr/>
          <w:delText>Components</w:delText>
        </w:r>
        <w:r w:rsidRPr="21CB161F" w:rsidDel="4FA2E908" w:rsidR="004A072A">
          <w:rPr/>
          <w:delText xml:space="preserve">, a.k.a. </w:delText>
        </w:r>
        <w:r w:rsidRPr="21CB161F" w:rsidDel="4FA2E908" w:rsidR="002A1C5B">
          <w:rPr/>
          <w:delText>Widget</w:delText>
        </w:r>
        <w:r w:rsidRPr="21CB161F" w:rsidDel="4FA2E908" w:rsidR="004A072A">
          <w:rPr/>
          <w:delText xml:space="preserve">s, </w:delText>
        </w:r>
        <w:r w:rsidDel="4FA2E908">
          <w:rPr/>
          <w:delText>are generally stateless and responsible for how</w:delText>
        </w:r>
        <w:r w:rsidRPr="21CB161F" w:rsidDel="4FA2E908">
          <w:rPr/>
          <w:delText xml:space="preserve"> </w:delText>
        </w:r>
        <w:r w:rsidRPr="21CB161F" w:rsidDel="4FA2E908" w:rsidR="004A072A">
          <w:rPr/>
          <w:delText>they</w:delText>
        </w:r>
        <w:r w:rsidRPr="21CB161F" w:rsidDel="4FA2E908" w:rsidR="00075D78">
          <w:rPr/>
          <w:delText xml:space="preserve"> a</w:delText>
        </w:r>
        <w:r w:rsidRPr="21CB161F" w:rsidDel="4FA2E908" w:rsidR="004A072A">
          <w:rPr/>
          <w:delText>re</w:delText>
        </w:r>
        <w:r w:rsidDel="4FA2E908">
          <w:rPr/>
          <w:delText xml:space="preserve"> going to </w:delText>
        </w:r>
        <w:r w:rsidRPr="21CB161F" w:rsidDel="4FA2E908" w:rsidR="004A072A">
          <w:rPr/>
          <w:delText>be rendered</w:delText>
        </w:r>
        <w:r w:rsidRPr="21CB161F" w:rsidDel="4FA2E908" w:rsidR="00B94DC3">
          <w:rPr/>
          <w:delText>. C</w:delText>
        </w:r>
        <w:r w:rsidDel="4FA2E908">
          <w:rPr/>
          <w:delText>ontainer</w:delText>
        </w:r>
        <w:r w:rsidRPr="21CB161F" w:rsidDel="4FA2E908" w:rsidR="00B94DC3">
          <w:rPr/>
          <w:delText>s</w:delText>
        </w:r>
        <w:r w:rsidDel="4FA2E908" w:rsidR="00075D78">
          <w:rPr/>
          <w:delText>, on the other hand,</w:delText>
        </w:r>
        <w:r w:rsidDel="4FA2E908">
          <w:rPr/>
          <w:delText xml:space="preserve"> </w:delText>
        </w:r>
        <w:r w:rsidRPr="21CB161F" w:rsidDel="4FA2E908" w:rsidR="00B94DC3">
          <w:rPr/>
          <w:delText>are</w:delText>
        </w:r>
        <w:r w:rsidDel="4FA2E908">
          <w:rPr/>
          <w:delText xml:space="preserve"> responsible for mapping data to and </w:delText>
        </w:r>
        <w:r w:rsidDel="4FA2E908" w:rsidR="00B94DC3">
          <w:rPr/>
          <w:delText xml:space="preserve">from </w:delText>
        </w:r>
        <w:r w:rsidDel="4FA2E908" w:rsidR="002A1C5B">
          <w:rPr/>
          <w:delText>Widget</w:delText>
        </w:r>
        <w:r w:rsidDel="4FA2E908" w:rsidR="00B94DC3">
          <w:rPr/>
          <w:delText>s</w:delText>
        </w:r>
        <w:r w:rsidDel="4FA2E908" w:rsidR="00630EAB">
          <w:rPr/>
          <w:delText xml:space="preserve"> as well as specif</w:delText>
        </w:r>
        <w:r w:rsidRPr="21CB161F" w:rsidDel="4FA2E908" w:rsidR="00630EAB">
          <w:rPr/>
          <w:delText>ying</w:delText>
        </w:r>
        <w:r w:rsidDel="4FA2E908">
          <w:rPr/>
          <w:delText xml:space="preserve"> the behavior on user interaction. </w:delText>
        </w:r>
        <w:r w:rsidRPr="21CB161F" w:rsidDel="4FA2E908" w:rsidR="00117118">
          <w:rPr/>
          <w:delText>Since they focus on different areas, we have b</w:delText>
        </w:r>
        <w:r w:rsidDel="4FA2E908">
          <w:rPr/>
          <w:delText>enefits of this approach:</w:delText>
        </w:r>
      </w:del>
    </w:p>
    <w:p w:rsidR="001F274B" w:rsidDel="4FA2E908" w:rsidP="001F274B" w:rsidRDefault="001F274B" w14:paraId="035F1820" w14:textId="1101B377" w14:noSpellErr="1">
      <w:pPr>
        <w:pStyle w:val="a7"/>
        <w:numPr>
          <w:ilvl w:val="0"/>
          <w:numId w:val="33"/>
        </w:numPr>
        <w:rPr>
          <w:del w:author="Roll Tsai" w:date="2018-08-22T23:32:19.4037233" w:id="299114485"/>
          <w:lang w:eastAsia="zh-CN"/>
        </w:rPr>
      </w:pPr>
      <w:del w:author="Roll Tsai" w:date="2018-08-22T23:32:19.4037233" w:id="2027561738">
        <w:r w:rsidDel="4FA2E908">
          <w:rPr/>
          <w:delText>Separation of concerns</w:delText>
        </w:r>
        <w:r w:rsidRPr="21CB161F" w:rsidDel="4FA2E908" w:rsidR="00117118">
          <w:rPr/>
          <w:delText>:</w:delText>
        </w:r>
        <w:r w:rsidDel="4FA2E908" w:rsidR="00117118">
          <w:rPr/>
          <w:delText xml:space="preserve"> </w:delText>
        </w:r>
        <w:r w:rsidRPr="21CB161F" w:rsidDel="4FA2E908" w:rsidR="00117118">
          <w:rPr/>
          <w:delText>B</w:delText>
        </w:r>
        <w:r w:rsidDel="4FA2E908">
          <w:rPr/>
          <w:delText>etter understanding of app and UI by writing components this way.</w:delText>
        </w:r>
      </w:del>
    </w:p>
    <w:p w:rsidR="00D51C03" w:rsidDel="4FA2E908" w:rsidP="00956306" w:rsidRDefault="00117118" w14:paraId="43BE0129" w14:textId="77777777" w14:noSpellErr="1">
      <w:pPr>
        <w:pStyle w:val="a7"/>
        <w:numPr>
          <w:ilvl w:val="0"/>
          <w:numId w:val="33"/>
        </w:numPr>
        <w:rPr>
          <w:del w:author="Roll Tsai" w:date="2018-08-22T23:32:19.4037233" w:id="1743708494"/>
          <w:lang w:eastAsia="zh-CN"/>
        </w:rPr>
      </w:pPr>
      <w:del w:author="Roll Tsai" w:date="2018-08-22T23:32:19.4037233" w:id="1532078410">
        <w:r w:rsidDel="4FA2E908">
          <w:rPr/>
          <w:delText>Reusability</w:delText>
        </w:r>
        <w:r w:rsidRPr="21CB161F" w:rsidDel="4FA2E908">
          <w:rPr/>
          <w:delText xml:space="preserve">: </w:delText>
        </w:r>
        <w:r w:rsidDel="4FA2E908" w:rsidR="001F274B">
          <w:rPr/>
          <w:delText xml:space="preserve">Same presentation components </w:delText>
        </w:r>
        <w:r w:rsidDel="4FA2E908" w:rsidR="001F274B">
          <w:rPr/>
          <w:delText>can be reused</w:delText>
        </w:r>
        <w:r w:rsidDel="4FA2E908" w:rsidR="001F274B">
          <w:rPr/>
          <w:delText xml:space="preserve"> with completely different state </w:delText>
        </w:r>
        <w:r w:rsidDel="4FA2E908" w:rsidR="00EC384A">
          <w:rPr/>
          <w:delText>sources</w:delText>
        </w:r>
        <w:r w:rsidDel="4FA2E908" w:rsidR="001F274B">
          <w:rPr/>
          <w:delText xml:space="preserve"> and in-turn those separate container components can be further reused</w:delText>
        </w:r>
        <w:r w:rsidDel="4FA2E908" w:rsidR="001F274B">
          <w:rPr>
            <w:lang w:eastAsia="zh-CN"/>
          </w:rPr>
          <w:delText>.</w:delText>
        </w:r>
      </w:del>
    </w:p>
    <w:p w:rsidR="001F274B" w:rsidDel="4FA2E908" w:rsidP="00956306" w:rsidRDefault="008B4191" w14:paraId="497FCAF3" w14:textId="178D4D21" w14:noSpellErr="1">
      <w:pPr>
        <w:pStyle w:val="a7"/>
        <w:numPr>
          <w:ilvl w:val="0"/>
          <w:numId w:val="33"/>
        </w:numPr>
        <w:rPr>
          <w:del w:author="Roll Tsai" w:date="2018-08-22T23:32:19.4037233" w:id="348583224"/>
          <w:lang w:eastAsia="zh-CN"/>
        </w:rPr>
      </w:pPr>
      <w:del w:author="Roll Tsai" w:date="2018-08-22T23:32:19.4037233" w:id="940507619">
        <w:r w:rsidRPr="21CB161F" w:rsidDel="4FA2E908">
          <w:rPr/>
          <w:delText xml:space="preserve">Isolated view: </w:delText>
        </w:r>
        <w:r w:rsidRPr="21CB161F" w:rsidDel="4FA2E908" w:rsidR="001F274B">
          <w:rPr/>
          <w:delText xml:space="preserve">Presentational components are essentially your </w:delText>
        </w:r>
        <w:r w:rsidRPr="00101102" w:rsidDel="4FA2E908" w:rsidR="004A7CA9">
          <w:rPr/>
          <w:delText>A10 A</w:delText>
        </w:r>
        <w:r w:rsidRPr="21CB161F" w:rsidDel="4FA2E908" w:rsidR="00630EAB">
          <w:rPr/>
          <w:delText>pp</w:delText>
        </w:r>
        <w:r w:rsidRPr="00101102" w:rsidDel="4FA2E908" w:rsidR="00630EAB">
          <w:rPr/>
          <w:delText>’</w:delText>
        </w:r>
        <w:r w:rsidRPr="21CB161F" w:rsidDel="4FA2E908" w:rsidR="00630EAB">
          <w:rPr/>
          <w:delText>s</w:delText>
        </w:r>
        <w:r w:rsidRPr="21CB161F" w:rsidDel="4FA2E908" w:rsidR="001F274B">
          <w:rPr/>
          <w:delText xml:space="preserve"> palette. You can put them on a single page and let the designer tweak all their variations </w:delText>
        </w:r>
        <w:r w:rsidRPr="21CB161F" w:rsidDel="4FA2E908" w:rsidR="001F274B">
          <w:rPr/>
          <w:lastRenderedPageBreak/>
          <w:delText xml:space="preserve">without touching the </w:delText>
        </w:r>
        <w:r w:rsidRPr="00101102" w:rsidDel="4FA2E908" w:rsidR="004A7CA9">
          <w:rPr/>
          <w:delText>A10 App’s</w:delText>
        </w:r>
        <w:r w:rsidRPr="21CB161F" w:rsidDel="4FA2E908" w:rsidR="001F274B">
          <w:rPr/>
          <w:delText xml:space="preserve"> logic. You can run screenshot regression tests on that page</w:delText>
        </w:r>
        <w:r w:rsidRPr="21CB161F" w:rsidDel="4FA2E908" w:rsidR="00EC384A">
          <w:rPr/>
          <w:delText>.</w:delText>
        </w:r>
      </w:del>
    </w:p>
    <w:p w:rsidR="001F274B" w:rsidDel="4FA2E908" w:rsidP="007E71B9" w:rsidRDefault="006638C0" w14:paraId="46999748" w14:textId="064760C7">
      <w:pPr>
        <w:pStyle w:val="a7"/>
        <w:numPr>
          <w:ilvl w:val="0"/>
          <w:numId w:val="33"/>
        </w:numPr>
        <w:rPr>
          <w:del w:author="Roll Tsai" w:date="2018-08-22T23:32:19.4037233" w:id="1319831757"/>
          <w:lang w:eastAsia="zh-CN"/>
        </w:rPr>
      </w:pPr>
      <w:del w:author="Roll Tsai" w:date="2018-08-22T23:32:19.4037233" w:id="1569269874">
        <w:r w:rsidDel="4FA2E908">
          <w:rPr/>
          <w:delText>E</w:delText>
        </w:r>
        <w:r w:rsidRPr="21CB161F" w:rsidDel="4FA2E908">
          <w:rPr/>
          <w:delText xml:space="preserve">xtracted shared view: </w:delText>
        </w:r>
        <w:r w:rsidRPr="21CB161F" w:rsidDel="4FA2E908" w:rsidR="001F274B">
          <w:rPr/>
          <w:delText xml:space="preserve">This forces you to extract layout components such as sidebar, page, context menu and use </w:delText>
        </w:r>
        <w:r w:rsidRPr="79D089B3" w:rsidDel="4FA2E908" w:rsidR="007E71B9">
          <w:rPr/>
          <w:delText>“</w:delText>
        </w:r>
      </w:del>
      <w:proofErr w:type="spellStart"/>
      <w:del w:author="Roll Tsai" w:date="2018-08-22T23:32:19.4037233" w:id="870253201">
        <w:r w:rsidRPr="007E71B9" w:rsidDel="4FA2E908" w:rsidR="007E71B9">
          <w:rPr/>
          <w:delText>this.props.children</w:delText>
        </w:r>
      </w:del>
      <w:proofErr w:type="spellEnd"/>
      <w:del w:author="Roll Tsai" w:date="2018-08-22T23:32:19.4037233" w:id="1785219551">
        <w:r w:rsidRPr="79D089B3" w:rsidDel="4FA2E908" w:rsidR="007E71B9">
          <w:rPr/>
          <w:delText>”</w:delText>
        </w:r>
        <w:r w:rsidRPr="21CB161F" w:rsidDel="4FA2E908" w:rsidR="001F274B">
          <w:rPr/>
          <w:delText xml:space="preserve"> instead of duplicating the same markup and layout in several container components</w:delText>
        </w:r>
        <w:r w:rsidRPr="79D089B3" w:rsidDel="4FA2E908" w:rsidR="007343FA">
          <w:rPr/>
          <w:delText>.</w:delText>
        </w:r>
      </w:del>
    </w:p>
    <w:p w:rsidRPr="001F274B" w:rsidR="001F274B" w:rsidDel="4FA2E908" w:rsidP="00192EA1" w:rsidRDefault="00BC55AC" w14:paraId="190306B3" w14:textId="7A38F3A7" w14:noSpellErr="1">
      <w:pPr>
        <w:pStyle w:val="a7"/>
        <w:numPr>
          <w:ilvl w:val="0"/>
          <w:numId w:val="33"/>
        </w:numPr>
        <w:rPr>
          <w:del w:author="Roll Tsai" w:date="2018-08-22T23:32:19.4037233" w:id="1359222823"/>
          <w:lang w:eastAsia="zh-CN"/>
        </w:rPr>
      </w:pPr>
      <w:del w:author="Roll Tsai" w:date="2018-08-22T23:32:19.4037233" w:id="103592443">
        <w:r w:rsidRPr="00E66E95" w:rsidDel="4FA2E908">
          <w:rPr/>
          <w:delText>Single</w:delText>
        </w:r>
        <w:r w:rsidRPr="00E66E95" w:rsidDel="4FA2E908" w:rsidR="000E32FC">
          <w:rPr/>
          <w:delText xml:space="preserve"> </w:delText>
        </w:r>
        <w:r w:rsidRPr="21CB161F" w:rsidDel="4FA2E908" w:rsidR="000E32FC">
          <w:rPr/>
          <w:delText xml:space="preserve">source of truth: </w:delText>
        </w:r>
        <w:r w:rsidDel="4FA2E908" w:rsidR="001F274B">
          <w:rPr/>
          <w:delText xml:space="preserve">Without container components, </w:delText>
        </w:r>
        <w:r w:rsidRPr="21CB161F" w:rsidDel="4FA2E908" w:rsidR="00C0719D">
          <w:rPr/>
          <w:delText>s</w:delText>
        </w:r>
        <w:r w:rsidDel="4FA2E908" w:rsidR="00C0719D">
          <w:rPr/>
          <w:delText>ome components do</w:delText>
        </w:r>
        <w:r w:rsidRPr="21CB161F" w:rsidDel="4FA2E908" w:rsidR="00C0719D">
          <w:rPr/>
          <w:delText xml:space="preserve"> </w:delText>
        </w:r>
        <w:r w:rsidDel="4FA2E908" w:rsidR="00C0719D">
          <w:rPr/>
          <w:delText>n</w:delText>
        </w:r>
        <w:r w:rsidRPr="21CB161F" w:rsidDel="4FA2E908" w:rsidR="00C0719D">
          <w:rPr/>
          <w:delText>o</w:delText>
        </w:r>
        <w:r w:rsidDel="4FA2E908" w:rsidR="00C0719D">
          <w:rPr/>
          <w:delText xml:space="preserve">t use the props they receive but merely forward them </w:delText>
        </w:r>
        <w:r w:rsidDel="4FA2E908" w:rsidR="00C0719D">
          <w:rPr/>
          <w:delText>down</w:delText>
        </w:r>
        <w:r w:rsidRPr="21CB161F" w:rsidDel="4FA2E908" w:rsidR="00C0719D">
          <w:rPr/>
          <w:delText>. E</w:delText>
        </w:r>
        <w:r w:rsidDel="4FA2E908" w:rsidR="001F274B">
          <w:rPr/>
          <w:delText xml:space="preserve">ventually too many props are forwarded down the intermediate components. </w:delText>
        </w:r>
      </w:del>
    </w:p>
    <w:p w:rsidRPr="002F26CB" w:rsidR="00E05859" w:rsidP="00E05859" w:rsidRDefault="0091373E" w14:paraId="07C47E41" w14:textId="790F10D9" w14:noSpellErr="1">
      <w:pPr>
        <w:pStyle w:val="1"/>
        <w:rPr>
          <w:color w:val="auto"/>
          <w:rPrChange w:author="Peter Chuang （莊偉華） [2]" w:date="2018-01-08T11:28:00Z" w:id="376">
            <w:rPr/>
          </w:rPrChange>
        </w:rPr>
      </w:pPr>
      <w:bookmarkStart w:name="_Toc503352833" w:id="377"/>
      <w:bookmarkStart w:name="_Toc503354804" w:id="378"/>
      <w:bookmarkStart w:name="_Toc503365876" w:id="379"/>
      <w:r w:rsidRPr="21CB161F">
        <w:rPr>
          <w:color w:val="auto"/>
          <w:rPrChange w:author="Peter Chuang （莊偉華） [2]" w:date="2018-01-09T00:47:00Z" w:id="380">
            <w:rPr/>
          </w:rPrChange>
        </w:rPr>
        <w:t xml:space="preserve">UML </w:t>
      </w:r>
      <w:r w:rsidRPr="21CB161F" w:rsidR="009A6F78">
        <w:rPr>
          <w:color w:val="auto"/>
          <w:rPrChange w:author="Peter Chuang （莊偉華） [2]" w:date="2018-01-09T00:47:00Z" w:id="381">
            <w:rPr/>
          </w:rPrChange>
        </w:rPr>
        <w:t>Diagram</w:t>
      </w:r>
      <w:bookmarkEnd w:id="377"/>
      <w:bookmarkEnd w:id="378"/>
      <w:bookmarkEnd w:id="379"/>
    </w:p>
    <w:p w:rsidR="002B0D59" w:rsidP="002B0D59" w:rsidRDefault="002B0D59" w14:paraId="300C4D1A" w14:textId="2B9D5945" w14:noSpellErr="1">
      <w:r w:rsidRPr="21CB161F">
        <w:rPr/>
        <w:t xml:space="preserve">Figure </w:t>
      </w:r>
      <w:r w:rsidRPr="21CB161F" w:rsidR="00F64EF4">
        <w:rPr/>
        <w:t>3</w:t>
      </w:r>
      <w:r w:rsidRPr="21CB161F">
        <w:rPr/>
        <w:t xml:space="preserve"> is the UML </w:t>
      </w:r>
      <w:r w:rsidRPr="21CB161F" w:rsidR="00D3131B">
        <w:rPr/>
        <w:t xml:space="preserve">diagram </w:t>
      </w:r>
      <w:r w:rsidRPr="21CB161F">
        <w:rPr/>
        <w:t xml:space="preserve">that </w:t>
      </w:r>
      <w:r w:rsidR="00D3131B">
        <w:rPr/>
        <w:t>shows</w:t>
      </w:r>
      <w:r w:rsidRPr="21CB161F" w:rsidR="00D3131B">
        <w:rPr/>
        <w:t xml:space="preserve"> </w:t>
      </w:r>
      <w:r w:rsidR="00D3131B">
        <w:rPr/>
        <w:t>relationships of ingredients in a Basic Widget</w:t>
      </w:r>
      <w:r w:rsidRPr="21CB161F">
        <w:rPr/>
        <w:t>.</w:t>
      </w:r>
      <w:r w:rsidRPr="21CB161F" w:rsidR="000D7EE5">
        <w:rPr/>
        <w:t xml:space="preserve"> </w:t>
      </w:r>
      <w:r w:rsidR="000D7EE5">
        <w:rPr/>
        <w:t xml:space="preserve">Figure </w:t>
      </w:r>
      <w:r w:rsidRPr="21CB161F" w:rsidR="00F64EF4">
        <w:rPr/>
        <w:t>4</w:t>
      </w:r>
      <w:r w:rsidRPr="21CB161F" w:rsidR="00D3131B">
        <w:rPr/>
        <w:t xml:space="preserve"> is </w:t>
      </w:r>
      <w:r w:rsidRPr="21CB161F" w:rsidR="004827D8">
        <w:rPr/>
        <w:t>taking</w:t>
      </w:r>
      <w:r w:rsidRPr="21CB161F" w:rsidR="00D3131B">
        <w:rPr/>
        <w:t xml:space="preserve"> the Form as an </w:t>
      </w:r>
      <w:r w:rsidRPr="000D7EE5" w:rsidR="000D7EE5">
        <w:rPr/>
        <w:t>example</w:t>
      </w:r>
      <w:r w:rsidRPr="21CB161F" w:rsidR="000D5833">
        <w:rPr/>
        <w:t xml:space="preserve"> to represent an instance of figure 3</w:t>
      </w:r>
      <w:r w:rsidRPr="21CB161F" w:rsidR="000D7EE5">
        <w:rPr/>
        <w:t xml:space="preserve">. The </w:t>
      </w:r>
      <w:r w:rsidR="000D7EE5">
        <w:rPr/>
        <w:t>definition</w:t>
      </w:r>
      <w:r w:rsidRPr="21CB161F" w:rsidR="000D7EE5">
        <w:rPr/>
        <w:t xml:space="preserve"> and </w:t>
      </w:r>
      <w:r w:rsidR="000D7EE5">
        <w:rPr/>
        <w:t>explanation</w:t>
      </w:r>
      <w:r w:rsidRPr="21CB161F" w:rsidR="000D7EE5">
        <w:rPr/>
        <w:t>s of each object</w:t>
      </w:r>
      <w:r w:rsidRPr="21CB161F" w:rsidR="008320F9">
        <w:rPr/>
        <w:t xml:space="preserve"> </w:t>
      </w:r>
      <w:r w:rsidRPr="21CB161F" w:rsidR="008320F9">
        <w:rPr/>
        <w:t>are</w:t>
      </w:r>
      <w:r w:rsidRPr="21CB161F" w:rsidR="000D7EE5">
        <w:rPr/>
        <w:t xml:space="preserve"> listed</w:t>
      </w:r>
      <w:r w:rsidRPr="21CB161F" w:rsidR="000D7EE5">
        <w:rPr/>
        <w:t xml:space="preserve"> below.</w:t>
      </w:r>
    </w:p>
    <w:p w:rsidRPr="002B0D59" w:rsidR="008457F2" w:rsidP="002B0D59" w:rsidRDefault="008457F2" w14:paraId="534525FB" w14:textId="77777777"/>
    <w:p w:rsidR="00101977" w:rsidDel="5933D9CF" w:rsidP="00101977" w:rsidRDefault="008609EA" w14:paraId="20AC7247" w14:textId="005F5A72">
      <w:pPr>
        <w:keepNext/>
        <w:jc w:val="center"/>
        <w:rPr>
          <w:del w:author="Roll Tsai" w:date="2018-08-23T00:09:26.0311775" w:id="1101591713"/>
        </w:rPr>
      </w:pPr>
      <w:del w:author="Peter Chuang （莊偉華） [2]" w:date="2018-01-08T11:13:00Z" w:id="382">
        <w:r w:rsidDel="00192BD8">
          <w:rPr>
            <w:noProof/>
            <w:lang w:eastAsia="zh-CN"/>
          </w:rPr>
          <w:lastRenderedPageBreak/>
          <w:drawing>
            <wp:inline distT="0" distB="0" distL="0" distR="0" wp14:anchorId="0001090C" wp14:editId="77EB56E4">
              <wp:extent cx="5486400" cy="3362960"/>
              <wp:effectExtent l="0" t="0" r="0" b="889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3629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author="Peter Chuang （莊偉華） [2]" w:date="2018-01-08T12:31:00Z" w:id="383">
        <w:r w:rsidRPr="003D2BE4" w:rsidR="003D2BE4">
          <w:rPr>
            <w:rFonts w:ascii="Times New Roman" w:hAnsi="Times New Roman" w:eastAsia="Times New Roman" w:cs="Times New Roman"/>
            <w:snapToGrid w:val="0"/>
            <w:color w:val="000000"/>
            <w:w w:val="0"/>
            <w:sz w:val="0"/>
            <w:szCs w:val="0"/>
            <w:bdr w:val="none" w:color="000000" w:sz="0" w:space="0"/>
            <w:shd w:val="clear" w:color="000000" w:fill="000000"/>
            <w:lang w:val="x-none" w:eastAsia="x-none" w:bidi="x-none"/>
          </w:rPr>
          <w:t xml:space="preserve"> </w:t>
        </w:r>
      </w:ins>
      <w:ins w:author="Roll Tsai" w:date="2018-08-23T00:21:26.2983161" w:id="1316261582">
        <w:r>
          <w:drawing>
            <wp:inline wp14:editId="738D9504" wp14:anchorId="34F4E4E7">
              <wp:extent cx="5486400" cy="3486150"/>
              <wp:effectExtent l="0" t="0" r="0" b="0"/>
              <wp:docPr id="1515563162" name="picture" title="正在插入影像...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picture"/>
                      <pic:cNvPicPr/>
                    </pic:nvPicPr>
                    <pic:blipFill>
                      <a:blip r:embed="R9c82378fe50a40d8">
                        <a:extLst>
                          <a:ext xmlns:a="http://schemas.openxmlformats.org/drawingml/2006/main" uri="{28A0092B-C50C-407E-A947-70E740481C1C}">
                            <a14:useLocalDpi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486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author="Zuoping Li" w:date="2018-01-10T16:12:00Z" w:id="386">
        <w:r w:rsidDel="006029B2" w:rsidR="003C0D3C">
          <w:rPr>
            <w:noProof/>
            <w:lang w:eastAsia="zh-CN"/>
          </w:rPr>
          <w:drawing>
            <wp:inline distT="0" distB="0" distL="0" distR="0" wp14:anchorId="738A327E" wp14:editId="0388340D">
              <wp:extent cx="5486400" cy="3444240"/>
              <wp:effectExtent l="0" t="0" r="0" b="3810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4442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author="Zuoping Li" w:date="2018-01-10T16:12:00Z" w:id="387">
        <w:del w:author="Roll Tsai" w:date="2018-08-23T00:09:26.0311775" w:id="126215785">
          <w:r w:rsidDel="5933D9CF" w:rsidR="006029B2">
            <w:rPr>
              <w:noProof/>
              <w:lang w:eastAsia="zh-CN"/>
            </w:rPr>
            <w:drawing>
              <wp:inline distT="0" distB="0" distL="0" distR="0" wp14:anchorId="651D7172" wp14:editId="29FCC95B">
                <wp:extent cx="5486400" cy="3493135"/>
                <wp:effectExtent l="0" t="0" r="0" b="0"/>
                <wp:docPr id="17" name="图片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493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:rsidR="5933D9CF" w:rsidDel="2589841F" w:rsidP="5933D9CF" w:rsidRDefault="5933D9CF" w14:noSpellErr="1" w14:paraId="644062E2" w14:textId="1BA72155">
      <w:pPr>
        <w:pStyle w:val="a"/>
        <w:jc w:val="center"/>
        <w:rPr>
          <w:del w:author="Roll Tsai" w:date="2018-08-23T00:21:26.2983161" w:id="1335245581"/>
        </w:rPr>
        <w:pPrChange w:author="Roll Tsai" w:date="2018-08-23T00:09:26.0311775" w:id="2142860545">
          <w:pPr/>
        </w:pPrChange>
      </w:pPr>
    </w:p>
    <w:p w:rsidR="2589841F" w:rsidP="2589841F" w:rsidRDefault="2589841F" w14:noSpellErr="1" w14:paraId="6C9D0074" w14:textId="67804C63">
      <w:pPr>
        <w:pStyle w:val="a"/>
        <w:jc w:val="center"/>
        <w:pPrChange w:author="Roll Tsai" w:date="2018-08-23T00:21:26.2983161" w:id="780616886">
          <w:pPr/>
        </w:pPrChange>
      </w:pPr>
    </w:p>
    <w:p w:rsidR="00101977" w:rsidP="00101977" w:rsidRDefault="00101977" w14:paraId="6FEF1F83" w14:textId="4CAC866A" w14:noSpellErr="1">
      <w:pPr>
        <w:pStyle w:val="aa"/>
        <w:jc w:val="center"/>
      </w:pPr>
      <w:r w:rsidRPr="652DBFB5">
        <w:rPr>
          <w:lang w:eastAsia="zh-CN"/>
          <w:rPrChange w:author="Roll Tsai" w:date="2018-08-22T23:07:51.0900951" w:id="548810136">
            <w:rPr>
              <w:rFonts w:eastAsia="宋体"/>
              <w:lang w:eastAsia="zh-CN"/>
            </w:rPr>
          </w:rPrChange>
        </w:rPr>
        <w:lastRenderedPageBreak/>
        <w:t xml:space="preserve">Figure </w:t>
      </w:r>
      <w:r w:rsidR="00C90459">
        <w:fldChar w:fldCharType="begin"/>
      </w:r>
      <w:r w:rsidR="00C90459">
        <w:instrText xml:space="preserve"> SEQ Figure \* ARABIC </w:instrText>
      </w:r>
      <w:r w:rsidR="00C90459">
        <w:fldChar w:fldCharType="separate"/>
      </w:r>
      <w:r w:rsidRPr="494C7C3A">
        <w:rPr>
          <w:rPrChange w:author="Willy Liu" w:date="2018-01-10T00:00:00Z" w:id="388">
            <w:rPr>
              <w:noProof/>
            </w:rPr>
          </w:rPrChange>
        </w:rPr>
        <w:t>3</w:t>
      </w:r>
      <w:r w:rsidR="00C90459">
        <w:fldChar w:fldCharType="end"/>
      </w:r>
      <w:r w:rsidRPr="652DBFB5">
        <w:rPr>
          <w:lang w:eastAsia="zh-CN"/>
          <w:rPrChange w:author="Roll Tsai" w:date="2018-08-22T23:07:51.0900951" w:id="1633968294">
            <w:rPr>
              <w:rFonts w:eastAsia="宋体"/>
              <w:lang w:eastAsia="zh-CN"/>
            </w:rPr>
          </w:rPrChange>
        </w:rPr>
        <w:t xml:space="preserve"> The UML of Widget structure</w:t>
      </w:r>
    </w:p>
    <w:p w:rsidR="00077B1B" w:rsidP="00077B1B" w:rsidRDefault="00077B1B" w14:paraId="16DE557A" w14:textId="271D0DF0">
      <w:pPr>
        <w:jc w:val="center"/>
        <w:rPr>
          <w:rFonts w:eastAsia="宋体"/>
          <w:lang w:eastAsia="zh-CN"/>
        </w:rPr>
      </w:pPr>
      <w:r>
        <w:rPr>
          <w:rFonts w:eastAsia="宋体"/>
          <w:lang w:eastAsia="zh-CN"/>
        </w:rPr>
        <w:t xml:space="preserve"> </w:t>
      </w:r>
    </w:p>
    <w:p w:rsidRPr="00A56FAD" w:rsidR="00052F97" w:rsidP="3547F8B7" w:rsidRDefault="00052F97" w14:paraId="2388243F" w14:textId="77777777" w14:noSpellErr="1">
      <w:pPr>
        <w:pStyle w:val="2"/>
        <w:rPr>
          <w:rFonts w:ascii="新細明體" w:hAnsi="新細明體" w:eastAsia="新細明體" w:cs="新細明體" w:asciiTheme="minorEastAsia" w:hAnsiTheme="minorEastAsia" w:eastAsiaTheme="minorEastAsia" w:cstheme="minorEastAsia"/>
          <w:color w:val="auto"/>
          <w:rPrChange w:author="Roll Tsai" w:date="2018-08-22T22:52:38.8586692" w:id="389">
            <w:rPr/>
          </w:rPrChange>
        </w:rPr>
        <w:pPrChange w:author="Roll Tsai" w:date="2018-08-22T22:52:38.8586692" w:id="150232644">
          <w:pPr>
            <w:pStyle w:val="2"/>
          </w:pPr>
        </w:pPrChange>
      </w:pPr>
      <w:bookmarkStart w:name="_Toc503352834" w:id="390"/>
      <w:bookmarkStart w:name="_Toc503354805" w:id="391"/>
      <w:bookmarkStart w:name="_Toc503365877" w:id="392"/>
      <w:ins w:author="Peter Chuang （莊偉華） [2]" w:date="2018-01-08T11:48:00Z" w:id="393">
        <w:r w:rsidRPr="00A56FAD">
          <w:rPr>
            <w:color w:val="auto"/>
          </w:rPr>
          <w:t>Definition of Objects</w:t>
        </w:r>
      </w:ins>
      <w:bookmarkEnd w:id="390"/>
      <w:bookmarkEnd w:id="391"/>
      <w:bookmarkEnd w:id="392"/>
    </w:p>
    <w:p w:rsidR="00052F97" w:rsidP="3547F8B7" w:rsidRDefault="00052F97" w14:paraId="38E339A3" w14:textId="3AF262C1" w14:noSpellErr="1">
      <w:pPr>
        <w:pStyle w:val="a7"/>
        <w:numPr>
          <w:ilvl w:val="0"/>
          <w:numId w:val="37"/>
        </w:numPr>
        <w:rPr>
          <w:ins w:author="Peter Chuang （莊偉華） [2]" w:date="2018-01-08T11:48:00Z" w:id="394"/>
        </w:rPr>
      </w:pPr>
      <w:ins w:author="Peter Chuang （莊偉華） [2]" w:date="2018-01-08T11:48:00Z" w:id="395">
        <w:r w:rsidRPr="00A343A1">
          <w:rPr/>
          <w:t>A10Component: Th</w:t>
        </w:r>
        <w:r w:rsidRPr="00E66E95">
          <w:rPr/>
          <w:t>is</w:t>
        </w:r>
        <w:r w:rsidRPr="00A343A1">
          <w:rPr/>
          <w:t xml:space="preserve"> is the base class </w:t>
        </w:r>
        <w:r w:rsidRPr="00E66E95">
          <w:rPr/>
          <w:t>for</w:t>
        </w:r>
        <w:r w:rsidRPr="00A343A1">
          <w:rPr/>
          <w:t xml:space="preserve"> every A10</w:t>
        </w:r>
        <w:r w:rsidRPr="00E66E95">
          <w:rPr/>
          <w:t>Widget</w:t>
        </w:r>
        <w:r w:rsidRPr="00A343A1">
          <w:rPr/>
          <w:t xml:space="preserve">. A </w:t>
        </w:r>
        <w:r w:rsidRPr="00E66E95">
          <w:rPr/>
          <w:t>Widget</w:t>
        </w:r>
        <w:r w:rsidRPr="00A343A1">
          <w:rPr/>
          <w:t xml:space="preserve"> could directly extend the A10Component.</w:t>
        </w:r>
      </w:ins>
    </w:p>
    <w:p w:rsidR="00052F97" w:rsidP="3547F8B7" w:rsidRDefault="00052F97" w14:paraId="0026F743" w14:textId="77777777" w14:noSpellErr="1">
      <w:pPr>
        <w:pStyle w:val="a7"/>
        <w:numPr>
          <w:ilvl w:val="0"/>
          <w:numId w:val="37"/>
        </w:numPr>
        <w:rPr>
          <w:ins w:author="Peter Chuang （莊偉華） [2]" w:date="2018-01-08T11:48:00Z" w:id="396"/>
        </w:rPr>
      </w:pPr>
      <w:ins w:author="Peter Chuang （莊偉華） [2]" w:date="2018-01-08T11:48:00Z" w:id="397">
        <w:r w:rsidRPr="3547F8B7">
          <w:rPr>
            <w:lang w:eastAsia="zh-CN"/>
            <w:rPrChange w:author="Roll Tsai" w:date="2018-08-22T22:52:38.8586692" w:id="1708833612">
              <w:rPr>
                <w:rFonts w:eastAsia="宋体"/>
                <w:lang w:eastAsia="zh-CN"/>
              </w:rPr>
            </w:rPrChange>
          </w:rPr>
          <w:t>A10</w:t>
        </w:r>
        <w:r w:rsidRPr="3547F8B7">
          <w:rPr>
            <w:lang w:eastAsia="zh-CN"/>
            <w:rPrChange w:author="Roll Tsai" w:date="2018-08-22T22:52:38.8586692" w:id="1917254509">
              <w:rPr>
                <w:rFonts w:eastAsia="宋体"/>
                <w:lang w:eastAsia="zh-CN"/>
              </w:rPr>
            </w:rPrChange>
          </w:rPr>
          <w:t>Widget</w:t>
        </w:r>
        <w:r w:rsidRPr="3547F8B7">
          <w:rPr>
            <w:lang w:eastAsia="zh-CN"/>
            <w:rPrChange w:author="Roll Tsai" w:date="2018-08-22T22:52:38.8586692" w:id="1700135922">
              <w:rPr>
                <w:rFonts w:eastAsia="宋体"/>
                <w:lang w:eastAsia="zh-CN"/>
              </w:rPr>
            </w:rPrChange>
          </w:rPr>
          <w:t xml:space="preserve">Props: </w:t>
        </w:r>
        <w:r w:rsidRPr="3547F8B7">
          <w:rPr>
            <w:lang w:eastAsia="zh-CN"/>
            <w:rPrChange w:author="Roll Tsai" w:date="2018-08-22T22:52:38.8586692" w:id="1639910390">
              <w:rPr>
                <w:rFonts w:eastAsia="宋体"/>
                <w:lang w:eastAsia="zh-CN"/>
              </w:rPr>
            </w:rPrChange>
          </w:rPr>
          <w:t>The interface for</w:t>
        </w:r>
        <w:r w:rsidRPr="3547F8B7">
          <w:rPr>
            <w:rFonts w:ascii="宋体" w:hAnsi="宋体" w:eastAsia="宋体" w:cs="宋体"/>
            <w:lang w:eastAsia="zh-CN"/>
            <w:rPrChange w:author="Roll Tsai" w:date="2018-08-22T22:52:38.8586692" w:id="555788797">
              <w:rPr>
                <w:rFonts w:eastAsia="宋体"/>
                <w:lang w:eastAsia="zh-CN"/>
              </w:rPr>
            </w:rPrChange>
          </w:rPr>
          <w:t xml:space="preserve"> </w:t>
        </w:r>
        <w:r w:rsidRPr="00E66E95">
          <w:rPr/>
          <w:t>A10</w:t>
        </w:r>
        <w:r>
          <w:rPr/>
          <w:t>Widget</w:t>
        </w:r>
        <w:r w:rsidRPr="3547F8B7">
          <w:rPr>
            <w:rFonts w:ascii="宋体" w:hAnsi="宋体" w:eastAsia="宋体" w:cs="宋体"/>
            <w:lang w:eastAsia="zh-CN"/>
            <w:rPrChange w:author="Roll Tsai" w:date="2018-08-22T22:52:38.8586692" w:id="2109313975">
              <w:rPr>
                <w:rFonts w:eastAsia="宋体"/>
                <w:lang w:eastAsia="zh-CN"/>
              </w:rPr>
            </w:rPrChange>
          </w:rPr>
          <w:t>.</w:t>
        </w:r>
        <w:r w:rsidRPr="00E66E95">
          <w:rPr/>
          <w:t xml:space="preserve"> Every Widget has specific props that </w:t>
        </w:r>
        <w:r w:rsidRPr="00E66E95">
          <w:rPr/>
          <w:t>need be implemented</w:t>
        </w:r>
        <w:r w:rsidRPr="00E66E95">
          <w:rPr/>
          <w:t>.</w:t>
        </w:r>
      </w:ins>
    </w:p>
    <w:p w:rsidR="00052F97" w:rsidP="3FC1A9CB" w:rsidRDefault="00052F97" w14:paraId="71E87F08" w14:textId="77777777">
      <w:pPr>
        <w:pStyle w:val="a7"/>
        <w:numPr>
          <w:ilvl w:val="0"/>
          <w:numId w:val="37"/>
        </w:numPr>
        <w:rPr>
          <w:ins w:author="Peter Chuang （莊偉華） [2]" w:date="2018-01-08T11:48:00Z" w:id="398"/>
        </w:rPr>
      </w:pPr>
      <w:ins w:author="Peter Chuang （莊偉華） [2]" w:date="2018-01-08T11:48:00Z" w:id="399">
        <w:proofErr w:type="spellStart"/>
        <w:r w:rsidRPr="652DBFB5">
          <w:rPr>
            <w:lang w:eastAsia="zh-CN"/>
            <w:rPrChange w:author="Roll Tsai" w:date="2018-08-22T23:07:51.0900951" w:id="735089304">
              <w:rPr>
                <w:rFonts w:eastAsia="宋体"/>
                <w:lang w:eastAsia="zh-CN"/>
              </w:rPr>
            </w:rPrChange>
          </w:rPr>
          <w:t>ThirdPartyComponent</w:t>
        </w:r>
        <w:proofErr w:type="spellEnd"/>
        <w:r w:rsidRPr="652DBFB5">
          <w:rPr>
            <w:lang w:eastAsia="zh-CN"/>
            <w:rPrChange w:author="Roll Tsai" w:date="2018-08-22T23:07:51.0900951" w:id="163176925">
              <w:rPr>
                <w:rFonts w:eastAsia="宋体"/>
                <w:lang w:eastAsia="zh-CN"/>
              </w:rPr>
            </w:rPrChange>
          </w:rPr>
          <w:t xml:space="preserve">: A component </w:t>
        </w:r>
        <w:r w:rsidRPr="00A343A1">
          <w:rPr/>
          <w:t>derive</w:t>
        </w:r>
        <w:r w:rsidRPr="00531481">
          <w:rPr/>
          <w:t>d</w:t>
        </w:r>
        <w:r w:rsidRPr="652DBFB5">
          <w:rPr>
            <w:lang w:eastAsia="zh-CN"/>
            <w:rPrChange w:author="Roll Tsai" w:date="2018-08-22T23:07:51.0900951" w:id="321875518">
              <w:rPr>
                <w:rFonts w:eastAsia="宋体"/>
                <w:lang w:eastAsia="zh-CN"/>
              </w:rPr>
            </w:rPrChange>
          </w:rPr>
          <w:t xml:space="preserve"> from third-party open source </w:t>
        </w:r>
        <w:r w:rsidRPr="652DBFB5">
          <w:rPr>
            <w:lang w:eastAsia="zh-CN"/>
            <w:rPrChange w:author="Roll Tsai" w:date="2018-08-22T23:07:51.0900951" w:id="85600449">
              <w:rPr>
                <w:rFonts w:eastAsia="宋体"/>
                <w:lang w:eastAsia="zh-CN"/>
              </w:rPr>
            </w:rPrChange>
          </w:rPr>
          <w:t xml:space="preserve">or commercial </w:t>
        </w:r>
        <w:r w:rsidRPr="652DBFB5">
          <w:rPr>
            <w:lang w:eastAsia="zh-CN"/>
            <w:rPrChange w:author="Roll Tsai" w:date="2018-08-22T23:07:51.0900951" w:id="1584070858">
              <w:rPr>
                <w:rFonts w:eastAsia="宋体"/>
                <w:lang w:eastAsia="zh-CN"/>
              </w:rPr>
            </w:rPrChange>
          </w:rPr>
          <w:t>library.</w:t>
        </w:r>
      </w:ins>
    </w:p>
    <w:p w:rsidR="37EAFEBB" w:rsidP="37EAFEBB" w:rsidRDefault="37EAFEBB" w14:paraId="4C7F0CD4" w14:noSpellErr="1" w14:textId="0B20BC79">
      <w:pPr>
        <w:pStyle w:val="a7"/>
        <w:numPr>
          <w:ilvl w:val="0"/>
          <w:numId w:val="37"/>
        </w:numPr>
        <w:rPr/>
        <w:pPrChange w:author="Roll Tsai" w:date="2018-08-23T00:17:55.0008186" w:id="1668272801">
          <w:pPr/>
        </w:pPrChange>
      </w:pPr>
      <w:ins w:author="Roll Tsai" w:date="2018-08-23T00:17:55.0008186" w:id="71645965">
        <w:r w:rsidR="37EAFEBB">
          <w:rPr/>
          <w:t xml:space="preserve">A10WidgetWrapper:  Our design allows for the flexibility that other functionalities </w:t>
        </w:r>
        <w:r w:rsidR="37EAFEBB">
          <w:rPr/>
          <w:t>may be added</w:t>
        </w:r>
        <w:r w:rsidR="37EAFEBB">
          <w:rPr/>
          <w:t xml:space="preserve"> in the future.  Initially, however, four of React Component’s life cycle methods are overridden in A10 Widget Wrapper to provide basic logging:</w:t>
        </w:r>
      </w:ins>
    </w:p>
    <w:p w:rsidR="37EAFEBB" w:rsidP="3FC1A9CB" w:rsidRDefault="37EAFEBB" w14:paraId="3A919F87" w14:textId="3CB1992A">
      <w:pPr>
        <w:pStyle w:val="a7"/>
        <w:numPr>
          <w:ilvl w:val="1"/>
          <w:numId w:val="37"/>
        </w:numPr>
        <w:rPr>
          <w:rFonts w:ascii="Consolas" w:hAnsi="Consolas" w:eastAsia="Consolas" w:cs="Consolas"/>
          <w:rPrChange w:author="Roll Tsai" w:date="2018-08-23T01:13:39.2974155" w:id="115539676">
            <w:rPr/>
          </w:rPrChange>
        </w:rPr>
        <w:pPrChange w:author="Roll Tsai" w:date="2018-08-23T01:13:39.2974155" w:id="311285646">
          <w:pPr/>
        </w:pPrChange>
      </w:pPr>
      <w:ins w:author="Roll Tsai" w:date="2018-08-23T00:17:55.0008186" w:id="823113085">
        <w:proofErr w:type="spellStart"/>
        <w:r w:rsidRPr="37EAFEBB" w:rsidR="37EAFEBB">
          <w:rPr>
            <w:rFonts w:ascii="Consolas" w:hAnsi="Consolas" w:eastAsia="Consolas" w:cs="Consolas"/>
            <w:rPrChange w:author="Roll Tsai" w:date="2018-08-23T00:17:55.0008186" w:id="1060419232">
              <w:rPr/>
            </w:rPrChange>
          </w:rPr>
          <w:t>componentWillMount</w:t>
        </w:r>
        <w:proofErr w:type="spellEnd"/>
        <w:r w:rsidRPr="37EAFEBB" w:rsidR="37EAFEBB">
          <w:rPr>
            <w:rFonts w:ascii="Consolas" w:hAnsi="Consolas" w:eastAsia="Consolas" w:cs="Consolas"/>
            <w:rPrChange w:author="Roll Tsai" w:date="2018-08-23T00:17:55.0008186" w:id="1171076449">
              <w:rPr/>
            </w:rPrChange>
          </w:rPr>
          <w:t>()</w:t>
        </w:r>
      </w:ins>
    </w:p>
    <w:p w:rsidR="37EAFEBB" w:rsidP="3FC1A9CB" w:rsidRDefault="37EAFEBB" w14:paraId="7EA60292" w14:textId="0BE7E449">
      <w:pPr>
        <w:pStyle w:val="a7"/>
        <w:numPr>
          <w:ilvl w:val="1"/>
          <w:numId w:val="37"/>
        </w:numPr>
        <w:rPr>
          <w:rFonts w:ascii="Consolas" w:hAnsi="Consolas" w:eastAsia="Consolas" w:cs="Consolas"/>
          <w:rPrChange w:author="Roll Tsai" w:date="2018-08-23T01:13:39.2974155" w:id="1912448764">
            <w:rPr/>
          </w:rPrChange>
        </w:rPr>
        <w:pPrChange w:author="Roll Tsai" w:date="2018-08-23T01:13:39.2974155" w:id="1921804380">
          <w:pPr/>
        </w:pPrChange>
      </w:pPr>
      <w:ins w:author="Roll Tsai" w:date="2018-08-23T00:17:55.0008186" w:id="949561615">
        <w:proofErr w:type="spellStart"/>
        <w:r w:rsidRPr="37EAFEBB" w:rsidR="37EAFEBB">
          <w:rPr>
            <w:rFonts w:ascii="Consolas" w:hAnsi="Consolas" w:eastAsia="Consolas" w:cs="Consolas"/>
            <w:rPrChange w:author="Roll Tsai" w:date="2018-08-23T00:17:55.0008186" w:id="44551655">
              <w:rPr/>
            </w:rPrChange>
          </w:rPr>
          <w:t>componentWillUnmount</w:t>
        </w:r>
        <w:proofErr w:type="spellEnd"/>
        <w:r w:rsidRPr="37EAFEBB" w:rsidR="37EAFEBB">
          <w:rPr>
            <w:rFonts w:ascii="Consolas" w:hAnsi="Consolas" w:eastAsia="Consolas" w:cs="Consolas"/>
            <w:rPrChange w:author="Roll Tsai" w:date="2018-08-23T00:17:55.0008186" w:id="212599815">
              <w:rPr/>
            </w:rPrChange>
          </w:rPr>
          <w:t>()</w:t>
        </w:r>
      </w:ins>
    </w:p>
    <w:p w:rsidR="37EAFEBB" w:rsidP="3FC1A9CB" w:rsidRDefault="37EAFEBB" w14:paraId="5F4090E9" w14:textId="221F6899">
      <w:pPr>
        <w:pStyle w:val="a7"/>
        <w:numPr>
          <w:ilvl w:val="1"/>
          <w:numId w:val="37"/>
        </w:numPr>
        <w:rPr>
          <w:rFonts w:ascii="Consolas" w:hAnsi="Consolas" w:eastAsia="Consolas" w:cs="Consolas"/>
          <w:rPrChange w:author="Roll Tsai" w:date="2018-08-23T01:13:39.2974155" w:id="145002365">
            <w:rPr/>
          </w:rPrChange>
        </w:rPr>
        <w:pPrChange w:author="Roll Tsai" w:date="2018-08-23T01:13:39.2974155" w:id="2005805021">
          <w:pPr/>
        </w:pPrChange>
      </w:pPr>
      <w:ins w:author="Roll Tsai" w:date="2018-08-23T00:17:55.0008186" w:id="1235886593">
        <w:proofErr w:type="spellStart"/>
        <w:r w:rsidRPr="37EAFEBB" w:rsidR="37EAFEBB">
          <w:rPr>
            <w:rFonts w:ascii="Consolas" w:hAnsi="Consolas" w:eastAsia="Consolas" w:cs="Consolas"/>
            <w:rPrChange w:author="Roll Tsai" w:date="2018-08-23T00:17:55.0008186" w:id="654548662">
              <w:rPr/>
            </w:rPrChange>
          </w:rPr>
          <w:t>componentDidMount</w:t>
        </w:r>
        <w:proofErr w:type="spellEnd"/>
        <w:r w:rsidRPr="37EAFEBB" w:rsidR="37EAFEBB">
          <w:rPr>
            <w:rFonts w:ascii="Consolas" w:hAnsi="Consolas" w:eastAsia="Consolas" w:cs="Consolas"/>
            <w:rPrChange w:author="Roll Tsai" w:date="2018-08-23T00:17:55.0008186" w:id="2126725607">
              <w:rPr/>
            </w:rPrChange>
          </w:rPr>
          <w:t>()</w:t>
        </w:r>
      </w:ins>
    </w:p>
    <w:p w:rsidR="37EAFEBB" w:rsidP="3FC1A9CB" w:rsidRDefault="37EAFEBB" w14:paraId="4ADFF569" w14:textId="12898101">
      <w:pPr>
        <w:pStyle w:val="a7"/>
        <w:numPr>
          <w:ilvl w:val="1"/>
          <w:numId w:val="37"/>
        </w:numPr>
        <w:rPr>
          <w:rFonts w:ascii="Consolas" w:hAnsi="Consolas" w:eastAsia="Consolas" w:cs="Consolas"/>
          <w:rPrChange w:author="Roll Tsai" w:date="2018-08-23T01:13:39.2974155" w:id="1015091434">
            <w:rPr/>
          </w:rPrChange>
        </w:rPr>
        <w:pPrChange w:author="Roll Tsai" w:date="2018-08-23T01:13:39.2974155" w:id="227031517">
          <w:pPr/>
        </w:pPrChange>
      </w:pPr>
      <w:ins w:author="Roll Tsai" w:date="2018-08-23T00:17:55.0008186" w:id="1532187442">
        <w:proofErr w:type="spellStart"/>
        <w:r w:rsidRPr="37EAFEBB" w:rsidR="37EAFEBB">
          <w:rPr>
            <w:rFonts w:ascii="Consolas" w:hAnsi="Consolas" w:eastAsia="Consolas" w:cs="Consolas"/>
            <w:rPrChange w:author="Roll Tsai" w:date="2018-08-23T00:17:55.0008186" w:id="1897382870">
              <w:rPr/>
            </w:rPrChange>
          </w:rPr>
          <w:t>c</w:t>
        </w:r>
        <w:r w:rsidRPr="37EAFEBB" w:rsidR="37EAFEBB">
          <w:rPr>
            <w:rFonts w:ascii="Consolas" w:hAnsi="Consolas" w:eastAsia="Consolas" w:cs="Consolas"/>
            <w:rPrChange w:author="Roll Tsai" w:date="2018-08-23T00:17:55.0008186" w:id="1411620215">
              <w:rPr/>
            </w:rPrChange>
          </w:rPr>
          <w:t>omponentDidUpdate</w:t>
        </w:r>
        <w:proofErr w:type="spellEnd"/>
        <w:r w:rsidRPr="37EAFEBB" w:rsidR="37EAFEBB">
          <w:rPr>
            <w:rFonts w:ascii="Consolas" w:hAnsi="Consolas" w:eastAsia="Consolas" w:cs="Consolas"/>
            <w:rPrChange w:author="Roll Tsai" w:date="2018-08-23T00:17:55.0008186" w:id="1083058934">
              <w:rPr/>
            </w:rPrChange>
          </w:rPr>
          <w:t>()</w:t>
        </w:r>
      </w:ins>
    </w:p>
    <w:p w:rsidR="00052F97" w:rsidDel="688C6D27" w:rsidP="3547F8B7" w:rsidRDefault="00052F97" w14:paraId="7F5E50DD" w14:textId="678B3026" w14:noSpellErr="1">
      <w:pPr>
        <w:pStyle w:val="a7"/>
        <w:numPr>
          <w:ilvl w:val="0"/>
          <w:numId w:val="37"/>
        </w:numPr>
        <w:rPr>
          <w:ins w:author="Peter Chuang （莊偉華） [2]" w:date="2018-01-08T11:48:00Z" w:id="400"/>
          <w:del w:author="Roll Tsai" w:date="2018-08-23T00:09:45.5221776" w:id="103785794"/>
        </w:rPr>
      </w:pPr>
      <w:ins w:author="Peter Chuang （莊偉華） [2]" w:date="2018-01-08T11:48:00Z" w:id="401">
        <w:del w:author="Roll Tsai" w:date="2018-08-23T00:09:45.5221776" w:id="25705837">
          <w:r w:rsidDel="688C6D27">
            <w:rPr/>
            <w:delText xml:space="preserve">A10WidgetWrapper:  Our design allows for the flexibility that other functionalities </w:delText>
          </w:r>
          <w:r w:rsidDel="688C6D27">
            <w:rPr/>
            <w:delText>may be added</w:delText>
          </w:r>
          <w:r w:rsidDel="688C6D27">
            <w:rPr/>
            <w:delText xml:space="preserve"> in the future.  Initially, however, four of React Component’s life cycle methods are overridden in A10 Widget Wrapper to provide basic logging:</w:delText>
          </w:r>
        </w:del>
      </w:ins>
    </w:p>
    <w:p w:rsidRPr="00A56FAD" w:rsidR="00052F97" w:rsidDel="688C6D27" w:rsidP="41CDFE27" w:rsidRDefault="00052F97" w14:paraId="6051195B" w14:textId="77777777">
      <w:pPr>
        <w:pStyle w:val="a7"/>
        <w:numPr>
          <w:ilvl w:val="1"/>
          <w:numId w:val="37"/>
        </w:numPr>
        <w:rPr>
          <w:del w:author="Roll Tsai" w:date="2018-08-23T00:09:45.5221776" w:id="1501706127"/>
          <w:rFonts w:ascii="Consolas" w:hAnsi="Consolas" w:eastAsia="Consolas" w:cs="Consolas"/>
          <w:rPrChange w:author="Roll Tsai" w:date="2018-08-23T00:05:22.8426069" w:id="1484255594">
            <w:rPr/>
          </w:rPrChange>
        </w:rPr>
        <w:pPrChange w:author="Roll Tsai" w:date="2018-08-23T00:05:22.8426069" w:id="213555765">
          <w:pPr>
            <w:pStyle w:val="a7"/>
            <w:numPr>
              <w:ilvl w:val="1"/>
              <w:numId w:val="37"/>
            </w:numPr>
          </w:pPr>
        </w:pPrChange>
      </w:pPr>
      <w:ins w:author="Peter Chuang （莊偉華） [2]" w:date="2018-01-08T11:48:00Z" w:id="403">
        <w:proofErr w:type="spellStart"/>
        <w:del w:author="Roll Tsai" w:date="2018-08-23T00:09:45.5221776" w:id="1891677980">
          <w:r w:rsidRPr="652DBFB5" w:rsidDel="688C6D27">
            <w:rPr>
              <w:rFonts w:ascii="Consolas" w:hAnsi="Consolas" w:eastAsia="Consolas" w:cs="Consolas"/>
              <w:rPrChange w:author="Roll Tsai" w:date="2018-08-22T23:07:51.0900951" w:id="155970321">
                <w:rPr>
                  <w:rFonts w:ascii="Consolas" w:hAnsi="Consolas"/>
                </w:rPr>
              </w:rPrChange>
            </w:rPr>
            <w:delText>componentWillMount</w:delText>
          </w:r>
        </w:del>
        <w:proofErr w:type="spellEnd"/>
        <w:del w:author="Roll Tsai" w:date="2018-08-23T00:09:45.5221776" w:id="192771099">
          <w:r w:rsidRPr="652DBFB5" w:rsidDel="688C6D27">
            <w:rPr>
              <w:rFonts w:ascii="Consolas" w:hAnsi="Consolas" w:eastAsia="Consolas" w:cs="Consolas"/>
              <w:rPrChange w:author="Roll Tsai" w:date="2018-08-22T23:07:51.0900951" w:id="1559144100">
                <w:rPr>
                  <w:rFonts w:ascii="Consolas" w:hAnsi="Consolas"/>
                </w:rPr>
              </w:rPrChange>
            </w:rPr>
            <w:delText>()</w:delText>
          </w:r>
        </w:del>
      </w:ins>
    </w:p>
    <w:p w:rsidRPr="00A56FAD" w:rsidR="00052F97" w:rsidDel="688C6D27" w:rsidP="41CDFE27" w:rsidRDefault="00052F97" w14:paraId="2246A7A1" w14:textId="77777777">
      <w:pPr>
        <w:pStyle w:val="a7"/>
        <w:numPr>
          <w:ilvl w:val="1"/>
          <w:numId w:val="37"/>
        </w:numPr>
        <w:rPr>
          <w:del w:author="Roll Tsai" w:date="2018-08-23T00:09:45.5221776" w:id="1126006025"/>
          <w:rFonts w:ascii="Consolas" w:hAnsi="Consolas" w:eastAsia="Consolas" w:cs="Consolas"/>
          <w:rPrChange w:author="Roll Tsai" w:date="2018-08-23T00:05:22.8426069" w:id="1046538782">
            <w:rPr/>
          </w:rPrChange>
        </w:rPr>
        <w:pPrChange w:author="Roll Tsai" w:date="2018-08-23T00:05:22.8426069" w:id="1617877550">
          <w:pPr>
            <w:pStyle w:val="a7"/>
            <w:numPr>
              <w:ilvl w:val="1"/>
              <w:numId w:val="37"/>
            </w:numPr>
          </w:pPr>
        </w:pPrChange>
      </w:pPr>
      <w:ins w:author="Peter Chuang （莊偉華） [2]" w:date="2018-01-08T11:48:00Z" w:id="405">
        <w:proofErr w:type="spellStart"/>
        <w:del w:author="Roll Tsai" w:date="2018-08-23T00:09:45.5221776" w:id="242892873">
          <w:r w:rsidRPr="652DBFB5" w:rsidDel="688C6D27">
            <w:rPr>
              <w:rFonts w:ascii="Consolas" w:hAnsi="Consolas" w:eastAsia="Consolas" w:cs="Consolas"/>
              <w:rPrChange w:author="Roll Tsai" w:date="2018-08-22T23:07:51.0900951" w:id="1479941065">
                <w:rPr>
                  <w:rFonts w:ascii="Consolas" w:hAnsi="Consolas"/>
                </w:rPr>
              </w:rPrChange>
            </w:rPr>
            <w:delText>componentWillUnmount</w:delText>
          </w:r>
        </w:del>
        <w:proofErr w:type="spellEnd"/>
        <w:del w:author="Roll Tsai" w:date="2018-08-23T00:09:45.5221776" w:id="1572238725">
          <w:r w:rsidRPr="652DBFB5" w:rsidDel="688C6D27">
            <w:rPr>
              <w:rFonts w:ascii="Consolas" w:hAnsi="Consolas" w:eastAsia="Consolas" w:cs="Consolas"/>
              <w:rPrChange w:author="Roll Tsai" w:date="2018-08-22T23:07:51.0900951" w:id="1001418730">
                <w:rPr>
                  <w:rFonts w:ascii="Consolas" w:hAnsi="Consolas"/>
                </w:rPr>
              </w:rPrChange>
            </w:rPr>
            <w:delText>()</w:delText>
          </w:r>
        </w:del>
      </w:ins>
    </w:p>
    <w:p w:rsidRPr="00A56FAD" w:rsidR="00052F97" w:rsidDel="688C6D27" w:rsidP="41CDFE27" w:rsidRDefault="00052F97" w14:paraId="0B9990BA" w14:textId="77777777">
      <w:pPr>
        <w:pStyle w:val="a7"/>
        <w:numPr>
          <w:ilvl w:val="1"/>
          <w:numId w:val="37"/>
        </w:numPr>
        <w:rPr>
          <w:del w:author="Roll Tsai" w:date="2018-08-23T00:09:45.5221776" w:id="1247923583"/>
          <w:rFonts w:ascii="Consolas" w:hAnsi="Consolas" w:eastAsia="Consolas" w:cs="Consolas"/>
          <w:rPrChange w:author="Roll Tsai" w:date="2018-08-23T00:05:22.8426069" w:id="830869868">
            <w:rPr/>
          </w:rPrChange>
        </w:rPr>
        <w:pPrChange w:author="Roll Tsai" w:date="2018-08-23T00:05:22.8426069" w:id="423084266">
          <w:pPr>
            <w:pStyle w:val="a7"/>
            <w:numPr>
              <w:ilvl w:val="1"/>
              <w:numId w:val="37"/>
            </w:numPr>
          </w:pPr>
        </w:pPrChange>
      </w:pPr>
      <w:ins w:author="Peter Chuang （莊偉華） [2]" w:date="2018-01-08T11:48:00Z" w:id="407">
        <w:proofErr w:type="spellStart"/>
        <w:del w:author="Roll Tsai" w:date="2018-08-23T00:09:45.5221776" w:id="1553804028">
          <w:r w:rsidRPr="652DBFB5" w:rsidDel="688C6D27">
            <w:rPr>
              <w:rFonts w:ascii="Consolas" w:hAnsi="Consolas" w:eastAsia="Consolas" w:cs="Consolas"/>
              <w:rPrChange w:author="Roll Tsai" w:date="2018-08-22T23:07:51.0900951" w:id="1007161256">
                <w:rPr>
                  <w:rFonts w:ascii="Consolas" w:hAnsi="Consolas"/>
                </w:rPr>
              </w:rPrChange>
            </w:rPr>
            <w:delText>componentDidMount</w:delText>
          </w:r>
        </w:del>
        <w:proofErr w:type="spellEnd"/>
        <w:del w:author="Roll Tsai" w:date="2018-08-23T00:09:45.5221776" w:id="1272854738">
          <w:r w:rsidRPr="652DBFB5" w:rsidDel="688C6D27">
            <w:rPr>
              <w:rFonts w:ascii="Consolas" w:hAnsi="Consolas" w:eastAsia="Consolas" w:cs="Consolas"/>
              <w:rPrChange w:author="Roll Tsai" w:date="2018-08-22T23:07:51.0900951" w:id="1914073545">
                <w:rPr>
                  <w:rFonts w:ascii="Consolas" w:hAnsi="Consolas"/>
                </w:rPr>
              </w:rPrChange>
            </w:rPr>
            <w:delText>()</w:delText>
          </w:r>
        </w:del>
      </w:ins>
    </w:p>
    <w:p w:rsidRPr="00A56FAD" w:rsidR="00052F97" w:rsidDel="688C6D27" w:rsidP="41CDFE27" w:rsidRDefault="00DC4248" w14:paraId="1D51DCC1" w14:textId="1B92F338">
      <w:pPr>
        <w:pStyle w:val="a7"/>
        <w:numPr>
          <w:ilvl w:val="1"/>
          <w:numId w:val="37"/>
        </w:numPr>
        <w:rPr>
          <w:del w:author="Roll Tsai" w:date="2018-08-23T00:09:45.5221776" w:id="774457988"/>
          <w:rFonts w:ascii="Consolas" w:hAnsi="Consolas" w:eastAsia="Consolas" w:cs="Consolas"/>
          <w:rPrChange w:author="Roll Tsai" w:date="2018-08-23T00:05:22.8426069" w:id="227354646">
            <w:rPr/>
          </w:rPrChange>
        </w:rPr>
        <w:pPrChange w:author="Roll Tsai" w:date="2018-08-23T00:05:22.8426069" w:id="1824648521">
          <w:pPr>
            <w:pStyle w:val="a7"/>
            <w:numPr>
              <w:ilvl w:val="1"/>
              <w:numId w:val="37"/>
            </w:numPr>
          </w:pPr>
        </w:pPrChange>
      </w:pPr>
      <w:ins w:author="Peter Chuang （莊偉華） [2]" w:date="2018-01-08T12:23:00Z" w:id="409">
        <w:proofErr w:type="spellStart"/>
        <w:del w:author="Roll Tsai" w:date="2018-08-23T00:09:45.5221776" w:id="660631507">
          <w:r w:rsidRPr="652DBFB5" w:rsidDel="688C6D27">
            <w:rPr>
              <w:rFonts w:ascii="Consolas" w:hAnsi="Consolas" w:eastAsia="Consolas" w:cs="Consolas"/>
              <w:rPrChange w:author="Roll Tsai" w:date="2018-08-22T23:07:51.0900951" w:id="1452580262">
                <w:rPr>
                  <w:rFonts w:ascii="Consolas" w:hAnsi="Consolas"/>
                </w:rPr>
              </w:rPrChange>
            </w:rPr>
            <w:delText>c</w:delText>
          </w:r>
        </w:del>
      </w:ins>
      <w:ins w:author="Peter Chuang （莊偉華） [2]" w:date="2018-01-08T11:48:00Z" w:id="410">
        <w:del w:author="Roll Tsai" w:date="2018-08-23T00:09:45.5221776" w:id="1785320554">
          <w:r w:rsidRPr="652DBFB5" w:rsidDel="688C6D27" w:rsidR="00052F97">
            <w:rPr>
              <w:rFonts w:ascii="Consolas" w:hAnsi="Consolas" w:eastAsia="Consolas" w:cs="Consolas"/>
              <w:rPrChange w:author="Roll Tsai" w:date="2018-08-22T23:07:51.0900951" w:id="1629678229">
                <w:rPr>
                  <w:rFonts w:ascii="Consolas" w:hAnsi="Consolas"/>
                </w:rPr>
              </w:rPrChange>
            </w:rPr>
            <w:delText>omponentDidUpdate</w:delText>
          </w:r>
        </w:del>
        <w:proofErr w:type="spellEnd"/>
        <w:del w:author="Roll Tsai" w:date="2018-08-23T00:09:45.5221776" w:id="502133449">
          <w:r w:rsidRPr="652DBFB5" w:rsidDel="688C6D27" w:rsidR="00052F97">
            <w:rPr>
              <w:rFonts w:ascii="Consolas" w:hAnsi="Consolas" w:eastAsia="Consolas" w:cs="Consolas"/>
              <w:rPrChange w:author="Roll Tsai" w:date="2018-08-22T23:07:51.0900951" w:id="2105853318">
                <w:rPr>
                  <w:rFonts w:ascii="Consolas" w:hAnsi="Consolas"/>
                </w:rPr>
              </w:rPrChange>
            </w:rPr>
            <w:delText>()</w:delText>
          </w:r>
        </w:del>
      </w:ins>
    </w:p>
    <w:p w:rsidRPr="00C3376D" w:rsidR="00052F97" w:rsidP="3FC1A9CB" w:rsidRDefault="00052F97" w14:paraId="688E9FE4" w14:textId="77777777" w14:noSpellErr="1">
      <w:pPr>
        <w:pStyle w:val="a7"/>
        <w:numPr>
          <w:ilvl w:val="0"/>
          <w:numId w:val="37"/>
        </w:numPr>
        <w:rPr>
          <w:rFonts w:ascii="宋体" w:hAnsi="宋体" w:eastAsia="宋体" w:cs="宋体"/>
          <w:lang w:eastAsia="zh-CN"/>
          <w:rPrChange w:author="Roll Tsai" w:date="2018-08-23T01:13:39.2974155" w:id="1681534857">
            <w:rPr/>
          </w:rPrChange>
        </w:rPr>
        <w:pPrChange w:author="Roll Tsai" w:date="2018-08-23T01:13:39.2974155" w:id="1128222380">
          <w:pPr>
            <w:pStyle w:val="a7"/>
            <w:numPr>
              <w:ilvl w:val="0"/>
              <w:numId w:val="37"/>
            </w:numPr>
          </w:pPr>
        </w:pPrChange>
      </w:pPr>
      <w:ins w:author="Peter Chuang （莊偉華） [2]" w:date="2018-01-08T11:48:00Z" w:id="412">
        <w:r w:rsidRPr="3547F8B7">
          <w:rPr>
            <w:lang w:eastAsia="zh-CN"/>
            <w:rPrChange w:author="Roll Tsai" w:date="2018-08-22T22:52:38.8586692" w:id="44752920">
              <w:rPr>
                <w:rFonts w:eastAsia="宋体"/>
                <w:lang w:eastAsia="zh-CN"/>
              </w:rPr>
            </w:rPrChange>
          </w:rPr>
          <w:t xml:space="preserve">Invoker: The invoker provides </w:t>
        </w:r>
        <w:r w:rsidRPr="3547F8B7">
          <w:rPr>
            <w:rFonts w:ascii="Consolas" w:hAnsi="Consolas" w:eastAsia="Consolas" w:cs="Consolas"/>
            <w:lang w:eastAsia="zh-CN"/>
            <w:rPrChange w:author="Roll Tsai" w:date="2018-08-22T22:52:38.8586692" w:id="640828083">
              <w:rPr>
                <w:rFonts w:ascii="Consolas" w:hAnsi="Consolas" w:eastAsia="宋体"/>
                <w:lang w:eastAsia="zh-CN"/>
              </w:rPr>
            </w:rPrChange>
          </w:rPr>
          <w:t>createA10Widget(</w:t>
        </w:r>
        <w:r w:rsidRPr="3547F8B7">
          <w:rPr>
            <w:rFonts w:ascii="Consolas,宋体" w:hAnsi="Consolas,宋体" w:eastAsia="Consolas,宋体" w:cs="Consolas,宋体"/>
            <w:lang w:eastAsia="zh-CN"/>
            <w:rPrChange w:author="Roll Tsai" w:date="2018-08-22T22:52:38.8586692" w:id="149635726">
              <w:rPr>
                <w:rFonts w:ascii="Consolas" w:hAnsi="Consolas" w:eastAsia="宋体"/>
                <w:lang w:eastAsia="zh-CN"/>
              </w:rPr>
            </w:rPrChange>
          </w:rPr>
          <w:t>)</w:t>
        </w:r>
        <w:r w:rsidRPr="3547F8B7">
          <w:rPr>
            <w:lang w:eastAsia="zh-CN"/>
            <w:rPrChange w:author="Roll Tsai" w:date="2018-08-22T22:52:38.8586692" w:id="1087029446">
              <w:rPr>
                <w:rFonts w:eastAsia="宋体"/>
                <w:lang w:eastAsia="zh-CN"/>
              </w:rPr>
            </w:rPrChange>
          </w:rPr>
          <w:t xml:space="preserve"> method to inject </w:t>
        </w:r>
        <w:r w:rsidRPr="3547F8B7">
          <w:rPr>
            <w:lang w:eastAsia="zh-CN"/>
            <w:rPrChange w:author="Roll Tsai" w:date="2018-08-22T22:52:38.8586692" w:id="227189529">
              <w:rPr>
                <w:rFonts w:eastAsia="宋体"/>
                <w:lang w:eastAsia="zh-CN"/>
              </w:rPr>
            </w:rPrChange>
          </w:rPr>
          <w:t>some common behavior</w:t>
        </w:r>
        <w:r w:rsidRPr="3547F8B7">
          <w:rPr>
            <w:rFonts w:ascii="宋体" w:hAnsi="宋体" w:eastAsia="宋体" w:cs="宋体"/>
            <w:lang w:eastAsia="zh-CN"/>
            <w:rPrChange w:author="Roll Tsai" w:date="2018-08-22T22:52:38.8586692" w:id="582785415">
              <w:rPr>
                <w:rFonts w:eastAsia="宋体"/>
                <w:lang w:eastAsia="zh-CN"/>
              </w:rPr>
            </w:rPrChange>
          </w:rPr>
          <w:t>.</w:t>
        </w:r>
      </w:ins>
    </w:p>
    <w:p w:rsidRPr="008457F2" w:rsidR="00052F97" w:rsidP="3547F8B7" w:rsidRDefault="00052F97" w14:paraId="4298EE7B" w14:textId="77777777" w14:noSpellErr="1">
      <w:pPr>
        <w:pStyle w:val="a7"/>
        <w:numPr>
          <w:ilvl w:val="0"/>
          <w:numId w:val="37"/>
        </w:numPr>
        <w:rPr>
          <w:ins w:author="Peter Chuang （莊偉華） [2]" w:date="2018-01-08T11:48:00Z" w:id="413"/>
          <w:rFonts w:ascii="宋体" w:hAnsi="宋体" w:eastAsia="宋体" w:cs="宋体"/>
          <w:lang w:eastAsia="zh-CN"/>
          <w:rPrChange w:author="Roll Tsai" w:date="2018-08-22T22:52:38.8586692" w:id="319639164">
            <w:rPr/>
          </w:rPrChange>
        </w:rPr>
        <w:pPrChange w:author="Roll Tsai" w:date="2018-08-22T22:52:38.8586692" w:id="1950017737">
          <w:pPr>
            <w:pStyle w:val="a7"/>
            <w:numPr>
              <w:ilvl w:val="0"/>
              <w:numId w:val="37"/>
            </w:numPr>
          </w:pPr>
        </w:pPrChange>
      </w:pPr>
      <w:ins w:author="Peter Chuang （莊偉華） [2]" w:date="2018-01-08T11:48:00Z" w:id="414">
        <w:r w:rsidRPr="3547F8B7">
          <w:rPr>
            <w:lang w:eastAsia="zh-CN"/>
            <w:rPrChange w:author="Roll Tsai" w:date="2018-08-22T22:52:38.8586692" w:id="197022834">
              <w:rPr>
                <w:rFonts w:eastAsia="宋体"/>
                <w:lang w:eastAsia="zh-CN"/>
              </w:rPr>
            </w:rPrChange>
          </w:rPr>
          <w:t>A10</w:t>
        </w:r>
        <w:r w:rsidRPr="3547F8B7">
          <w:rPr>
            <w:lang w:eastAsia="zh-CN"/>
            <w:rPrChange w:author="Roll Tsai" w:date="2018-08-22T22:52:38.8586692" w:id="1110131486">
              <w:rPr>
                <w:rFonts w:eastAsia="宋体"/>
                <w:lang w:eastAsia="zh-CN"/>
              </w:rPr>
            </w:rPrChange>
          </w:rPr>
          <w:t>Widget</w:t>
        </w:r>
        <w:r w:rsidRPr="3547F8B7">
          <w:rPr>
            <w:rFonts w:ascii="宋体" w:hAnsi="宋体" w:eastAsia="宋体" w:cs="宋体"/>
            <w:lang w:eastAsia="zh-CN"/>
            <w:rPrChange w:author="Roll Tsai" w:date="2018-08-22T22:52:38.8586692" w:id="2088992805">
              <w:rPr>
                <w:rFonts w:eastAsia="宋体"/>
                <w:lang w:eastAsia="zh-CN"/>
              </w:rPr>
            </w:rPrChange>
          </w:rPr>
          <w:t xml:space="preserve">: </w:t>
        </w:r>
      </w:ins>
    </w:p>
    <w:p w:rsidRPr="00E66E95" w:rsidR="00052F97" w:rsidP="3547F8B7" w:rsidRDefault="00052F97" w14:paraId="0001B9CE" w14:textId="77777777" w14:noSpellErr="1">
      <w:pPr>
        <w:pStyle w:val="a7"/>
        <w:numPr>
          <w:ilvl w:val="0"/>
          <w:numId w:val="51"/>
        </w:numPr>
        <w:rPr>
          <w:ins w:author="Peter Chuang （莊偉華） [2]" w:date="2018-01-08T11:48:00Z" w:id="415"/>
        </w:rPr>
      </w:pPr>
      <w:ins w:author="Peter Chuang （莊偉華） [2]" w:date="2018-01-08T11:48:00Z" w:id="416">
        <w:r w:rsidRPr="00E66E95">
          <w:rPr/>
          <w:t>Could be composed of other A10Components.</w:t>
        </w:r>
      </w:ins>
    </w:p>
    <w:p w:rsidR="00052F97" w:rsidP="3547F8B7" w:rsidRDefault="00052F97" w14:paraId="5D41D47F" w14:textId="3DA64F86" w14:noSpellErr="1">
      <w:pPr>
        <w:pStyle w:val="a7"/>
        <w:numPr>
          <w:ilvl w:val="0"/>
          <w:numId w:val="51"/>
        </w:numPr>
        <w:rPr>
          <w:ins w:author="Peter Chuang （莊偉華） [2]" w:date="2018-01-08T11:48:00Z" w:id="417"/>
        </w:rPr>
      </w:pPr>
      <w:ins w:author="Peter Chuang （莊偉華） [2]" w:date="2018-01-08T11:48:00Z" w:id="418">
        <w:r w:rsidRPr="00A343A1">
          <w:rPr/>
          <w:t>I</w:t>
        </w:r>
        <w:r w:rsidRPr="00E66E95">
          <w:rPr/>
          <w:t xml:space="preserve">mplements </w:t>
        </w:r>
        <w:r w:rsidRPr="00A343A1">
          <w:rPr/>
          <w:t xml:space="preserve">the </w:t>
        </w:r>
        <w:r w:rsidRPr="00E66E95">
          <w:rPr/>
          <w:t>A10</w:t>
        </w:r>
      </w:ins>
      <w:ins w:author="Peter Chuang （莊偉華） [2]" w:date="2018-01-08T12:46:00Z" w:id="419">
        <w:r w:rsidR="005C08F3">
          <w:rPr/>
          <w:t>Widget</w:t>
        </w:r>
      </w:ins>
      <w:ins w:author="Peter Chuang （莊偉華） [2]" w:date="2018-01-08T11:48:00Z" w:id="420">
        <w:r w:rsidRPr="00E66E95">
          <w:rPr/>
          <w:t>Props interface</w:t>
        </w:r>
        <w:r w:rsidRPr="21CB161F">
          <w:rPr/>
          <w:t xml:space="preserve">. </w:t>
        </w:r>
      </w:ins>
    </w:p>
    <w:p w:rsidRPr="008457F2" w:rsidR="00052F97" w:rsidDel="688C6D27" w:rsidP="41CDFE27" w:rsidRDefault="00052F97" w14:paraId="418202FA" w14:textId="77777777">
      <w:pPr>
        <w:pStyle w:val="a7"/>
        <w:numPr>
          <w:ilvl w:val="0"/>
          <w:numId w:val="51"/>
        </w:numPr>
        <w:rPr>
          <w:ins w:author="Peter Chuang （莊偉華） [2]" w:date="2018-01-08T11:48:00Z" w:id="421"/>
          <w:del w:author="Roll Tsai" w:date="2018-08-23T00:09:45.5221776" w:id="1502835690"/>
        </w:rPr>
      </w:pPr>
      <w:ins w:author="Peter Chuang （莊偉華） [2]" w:date="2018-01-08T11:48:00Z" w:id="422">
        <w:r w:rsidRPr="00531481">
          <w:rPr/>
          <w:t>Is c</w:t>
        </w:r>
        <w:r w:rsidRPr="00A343A1">
          <w:rPr/>
          <w:t xml:space="preserve">omposed of some selected properties </w:t>
        </w:r>
        <w:r w:rsidRPr="00531481">
          <w:rPr/>
          <w:t xml:space="preserve">(props) </w:t>
        </w:r>
        <w:r w:rsidRPr="00A343A1">
          <w:rPr/>
          <w:t>and methods from</w:t>
        </w:r>
        <w:r w:rsidRPr="3FC1A9CB">
          <w:rPr/>
          <w:t xml:space="preserve"> </w:t>
        </w:r>
        <w:proofErr w:type="spellStart"/>
        <w:r w:rsidRPr="00E66E95">
          <w:rPr/>
          <w:t>ThirdParty</w:t>
        </w:r>
        <w:r w:rsidRPr="00A343A1">
          <w:rPr/>
          <w:t>Component</w:t>
        </w:r>
        <w:proofErr w:type="spellEnd"/>
        <w:r w:rsidRPr="00E66E95">
          <w:rPr/>
          <w:t xml:space="preserve"> through Adapter pattern</w:t>
        </w:r>
        <w:r w:rsidRPr="3FC1A9CB">
          <w:rPr/>
          <w:t>.</w:t>
        </w:r>
      </w:ins>
    </w:p>
    <w:p w:rsidRPr="00A343A1" w:rsidR="00052F97" w:rsidDel="688C6D27" w:rsidP="3547F8B7" w:rsidRDefault="00052F97" w14:paraId="33B8F54E" w14:textId="7D5D140E" w14:noSpellErr="1">
      <w:pPr>
        <w:pStyle w:val="a7"/>
        <w:numPr>
          <w:ilvl w:val="0"/>
          <w:numId w:val="51"/>
        </w:numPr>
        <w:rPr>
          <w:ins w:author="Peter Chuang （莊偉華） [2]" w:date="2018-01-08T11:48:00Z" w:id="423"/>
          <w:del w:author="Roll Tsai" w:date="2018-08-23T00:09:45.5221776" w:id="1948155354"/>
          <w:rFonts w:ascii="宋体" w:hAnsi="宋体" w:eastAsia="宋体" w:cs="宋体"/>
          <w:lang w:eastAsia="zh-CN"/>
          <w:rPrChange w:author="Roll Tsai" w:date="2018-08-22T22:52:38.8586692" w:id="107744371">
            <w:rPr/>
          </w:rPrChange>
        </w:rPr>
        <w:pPrChange w:author="Roll Tsai" w:date="2018-08-22T22:52:38.8586692" w:id="125525136">
          <w:pPr>
            <w:pStyle w:val="a7"/>
            <w:numPr>
              <w:ilvl w:val="0"/>
              <w:numId w:val="51"/>
            </w:numPr>
          </w:pPr>
        </w:pPrChange>
      </w:pPr>
      <w:ins w:author="Peter Chuang （莊偉華） [2]" w:date="2018-01-08T11:48:00Z" w:id="424">
        <w:del w:author="Roll Tsai" w:date="2018-08-23T00:09:45.5221776" w:id="777494046">
          <w:r w:rsidRPr="3547F8B7" w:rsidDel="688C6D27">
            <w:rPr>
              <w:lang w:eastAsia="zh-CN"/>
              <w:rPrChange w:author="Roll Tsai" w:date="2018-08-22T22:52:38.8586692" w:id="271421258">
                <w:rPr>
                  <w:rFonts w:eastAsia="宋体"/>
                  <w:lang w:eastAsia="zh-CN"/>
                </w:rPr>
              </w:rPrChange>
            </w:rPr>
            <w:delText xml:space="preserve">Injects extended functionalities through invoker with Command pattern and </w:delText>
          </w:r>
          <w:r w:rsidRPr="3547F8B7" w:rsidDel="688C6D27">
            <w:rPr>
              <w:lang w:eastAsia="zh-CN"/>
              <w:rPrChange w:author="Roll Tsai" w:date="2018-08-22T22:52:38.8586692" w:id="1860042012">
                <w:rPr>
                  <w:rFonts w:eastAsia="宋体"/>
                  <w:lang w:eastAsia="zh-CN"/>
                </w:rPr>
              </w:rPrChange>
            </w:rPr>
            <w:delText>A10WidgetWrapper</w:delText>
          </w:r>
          <w:r w:rsidRPr="3547F8B7" w:rsidDel="688C6D27">
            <w:rPr>
              <w:lang w:eastAsia="zh-CN"/>
              <w:rPrChange w:author="Roll Tsai" w:date="2018-08-22T22:52:38.8586692" w:id="854636335">
                <w:rPr>
                  <w:rFonts w:eastAsia="宋体"/>
                  <w:lang w:eastAsia="zh-CN"/>
                </w:rPr>
              </w:rPrChange>
            </w:rPr>
            <w:delText xml:space="preserve"> through Decorator pattern.</w:delText>
          </w:r>
        </w:del>
      </w:ins>
    </w:p>
    <w:p w:rsidR="00E05859" w:rsidP="688C6D27" w:rsidRDefault="00E05859" w14:paraId="271F765B" w14:textId="77777777">
      <w:pPr>
        <w:pStyle w:val="a7"/>
        <w:numPr>
          <w:ilvl w:val="0"/>
          <w:numId w:val="51"/>
        </w:numPr>
        <w:rPr>
          <w:lang w:eastAsia="zh-CN"/>
        </w:rPr>
      </w:pPr>
    </w:p>
    <w:p w:rsidR="00101977" w:rsidDel="66C847FB" w:rsidP="00101977" w:rsidRDefault="00783B53" w14:paraId="43F66B54" w14:textId="32D63612">
      <w:pPr>
        <w:keepNext/>
        <w:jc w:val="center"/>
        <w:rPr>
          <w:del w:author="Roll Tsai" w:date="2018-08-23T00:11:16.8886505" w:id="564890596"/>
        </w:rPr>
      </w:pPr>
      <w:del w:author="Roll Tsai" w:date="2018-08-23T00:11:16.8886505" w:id="921757889">
        <w:r w:rsidDel="66C847FB">
          <w:rPr>
            <w:noProof/>
            <w:lang w:eastAsia="zh-CN"/>
          </w:rPr>
          <w:lastRenderedPageBreak/>
          <w:drawing>
            <wp:inline distT="0" distB="0" distL="0" distR="0" wp14:anchorId="4586DCEE" wp14:editId="700FB58B">
              <wp:extent cx="5486400" cy="3426460"/>
              <wp:effectExtent l="0" t="0" r="0" b="2540"/>
              <wp:docPr id="14" name="图片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4264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66C847FB" w:rsidDel="307698A1" w:rsidP="66C847FB" w:rsidRDefault="66C847FB" w14:noSpellErr="1" w14:paraId="2E221558" w14:textId="6767F7DB">
      <w:pPr>
        <w:pStyle w:val="a"/>
        <w:jc w:val="center"/>
        <w:rPr>
          <w:del w:author="Roll Tsai" w:date="2018-08-23T00:13:49.132309" w:id="2000935458"/>
        </w:rPr>
        <w:pPrChange w:author="Roll Tsai" w:date="2018-08-23T00:11:16.8886505" w:id="318507153">
          <w:pPr/>
        </w:pPrChange>
      </w:pPr>
    </w:p>
    <w:p w:rsidR="307698A1" w:rsidDel="37EAFEBB" w:rsidP="307698A1" w:rsidRDefault="307698A1" w14:noSpellErr="1" w14:paraId="5A7680D0" w14:textId="22DB7142">
      <w:pPr>
        <w:pStyle w:val="a"/>
        <w:jc w:val="center"/>
        <w:rPr>
          <w:del w:author="Roll Tsai" w:date="2018-08-23T00:17:55.0008186" w:id="325782884"/>
        </w:rPr>
        <w:pPrChange w:author="Roll Tsai" w:date="2018-08-23T00:13:49.132309" w:id="1643139152">
          <w:pPr/>
        </w:pPrChange>
      </w:pPr>
    </w:p>
    <w:p w:rsidR="37EAFEBB" w:rsidP="3FC1A9CB" w:rsidRDefault="37EAFEBB" w14:paraId="35CC7727" w14:textId="4BA89547" w14:noSpellErr="1">
      <w:pPr>
        <w:pStyle w:val="a7"/>
        <w:numPr>
          <w:ilvl w:val="0"/>
          <w:numId w:val="51"/>
        </w:numPr>
        <w:rPr>
          <w:rFonts w:ascii="宋体" w:hAnsi="宋体" w:eastAsia="宋体" w:cs="宋体"/>
          <w:lang w:eastAsia="zh-CN"/>
          <w:rPrChange w:author="Roll Tsai" w:date="2018-08-23T01:13:39.2974155" w:id="1261323325">
            <w:rPr/>
          </w:rPrChange>
        </w:rPr>
        <w:pPrChange w:author="Roll Tsai" w:date="2018-08-23T01:13:39.2974155" w:id="1459465216">
          <w:pPr/>
        </w:pPrChange>
      </w:pPr>
      <w:ins w:author="Roll Tsai" w:date="2018-08-23T00:17:55.0008186" w:id="448152021">
        <w:r w:rsidRPr="37EAFEBB" w:rsidR="37EAFEBB">
          <w:rPr>
            <w:lang w:eastAsia="zh-CN"/>
            <w:rPrChange w:author="Roll Tsai" w:date="2018-08-23T00:17:55.0008186" w:id="1300484144">
              <w:rPr/>
            </w:rPrChange>
          </w:rPr>
          <w:t xml:space="preserve">Injects extended functionalities through invoker with Command pattern and </w:t>
        </w:r>
        <w:r w:rsidRPr="37EAFEBB" w:rsidR="37EAFEBB">
          <w:rPr>
            <w:lang w:eastAsia="zh-CN"/>
            <w:rPrChange w:author="Roll Tsai" w:date="2018-08-23T00:17:55.0008186" w:id="1095217632">
              <w:rPr/>
            </w:rPrChange>
          </w:rPr>
          <w:t>A10WidgetWrapper</w:t>
        </w:r>
        <w:r w:rsidRPr="37EAFEBB" w:rsidR="37EAFEBB">
          <w:rPr>
            <w:lang w:eastAsia="zh-CN"/>
            <w:rPrChange w:author="Roll Tsai" w:date="2018-08-23T00:17:55.0008186" w:id="1392703974">
              <w:rPr/>
            </w:rPrChange>
          </w:rPr>
          <w:t xml:space="preserve"> through Decorator pattern.</w:t>
        </w:r>
      </w:ins>
    </w:p>
    <w:p w:rsidR="37EAFEBB" w:rsidP="37EAFEBB" w:rsidRDefault="37EAFEBB" w14:paraId="78DC39B8" w14:textId="68B87424">
      <w:pPr>
        <w:rPr>
          <w:rFonts w:ascii="宋体" w:hAnsi="宋体" w:eastAsia="宋体" w:cs="宋体"/>
          <w:lang w:eastAsia="zh-CN"/>
          <w:rPrChange w:author="Roll Tsai" w:date="2018-08-23T00:17:55.0008186" w:id="525712021">
            <w:rPr/>
          </w:rPrChange>
        </w:rPr>
        <w:pPrChange w:author="Roll Tsai" w:date="2018-08-23T00:17:55.0008186" w:id="419736644">
          <w:pPr/>
        </w:pPrChange>
      </w:pPr>
    </w:p>
    <w:p w:rsidR="37EAFEBB" w:rsidDel="2589841F" w:rsidP="37EAFEBB" w:rsidRDefault="37EAFEBB" w14:paraId="0489E4A6" w14:textId="6D086A22">
      <w:pPr>
        <w:pStyle w:val="a"/>
        <w:jc w:val="center"/>
        <w:rPr>
          <w:del w:author="Roll Tsai" w:date="2018-08-23T00:21:26.2983161" w:id="279854696"/>
        </w:rPr>
        <w:pPrChange w:author="Roll Tsai" w:date="2018-08-23T00:17:55.0008186" w:id="280278206">
          <w:pPr/>
        </w:pPrChange>
      </w:pPr>
    </w:p>
    <w:p w:rsidR="2589841F" w:rsidP="2589841F" w:rsidRDefault="2589841F" w14:noSpellErr="1" w14:paraId="2A7DD573" w14:textId="74C0A2D9">
      <w:pPr>
        <w:pStyle w:val="a"/>
        <w:jc w:val="center"/>
        <w:pPrChange w:author="Roll Tsai" w:date="2018-08-23T00:21:26.2983161" w:id="96435785">
          <w:pPr/>
        </w:pPrChange>
      </w:pPr>
      <w:ins w:author="Roll Tsai" w:date="2018-08-23T00:21:26.2983161" w:id="2011596383">
        <w:r>
          <w:drawing>
            <wp:inline wp14:editId="584B9F77" wp14:anchorId="615C4807">
              <wp:extent cx="5486400" cy="3419475"/>
              <wp:effectExtent l="0" t="0" r="0" b="0"/>
              <wp:docPr id="84152112" name="picture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picture"/>
                      <pic:cNvPicPr/>
                    </pic:nvPicPr>
                    <pic:blipFill>
                      <a:blip r:embed="R0a6c632e345040c0">
                        <a:extLst>
                          <a:ext xmlns:a="http://schemas.openxmlformats.org/drawingml/2006/main" uri="{28A0092B-C50C-407E-A947-70E740481C1C}">
                            <a14:useLocalDpi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4194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01977" w:rsidP="00101977" w:rsidRDefault="00101977" w14:paraId="5F804C22" w14:textId="2B42B59D" w14:noSpellErr="1">
      <w:pPr>
        <w:pStyle w:val="aa"/>
        <w:jc w:val="center"/>
      </w:pPr>
      <w:r>
        <w:rPr/>
        <w:t xml:space="preserve">Figure </w:t>
      </w:r>
      <w:r w:rsidR="00C90459">
        <w:fldChar w:fldCharType="begin"/>
      </w:r>
      <w:r w:rsidR="00C90459">
        <w:instrText xml:space="preserve"> SEQ Figure \* ARABIC </w:instrText>
      </w:r>
      <w:r w:rsidR="00C90459">
        <w:fldChar w:fldCharType="separate"/>
      </w:r>
      <w:r w:rsidRPr="494C7C3A">
        <w:rPr>
          <w:rPrChange w:author="Willy Liu" w:date="2018-01-10T00:00:00Z" w:id="426">
            <w:rPr>
              <w:noProof/>
            </w:rPr>
          </w:rPrChange>
        </w:rPr>
        <w:t>4</w:t>
      </w:r>
      <w:r w:rsidR="00C90459">
        <w:fldChar w:fldCharType="end"/>
      </w:r>
      <w:r w:rsidRPr="652DBFB5">
        <w:rPr>
          <w:rFonts w:ascii="宋体" w:hAnsi="宋体" w:eastAsia="宋体" w:cs="宋体"/>
          <w:lang w:eastAsia="zh-CN"/>
          <w:rPrChange w:author="Roll Tsai" w:date="2018-08-22T23:07:51.0900951" w:id="28417341">
            <w:rPr>
              <w:rFonts w:eastAsia="宋体"/>
              <w:lang w:eastAsia="zh-CN"/>
            </w:rPr>
          </w:rPrChange>
        </w:rPr>
        <w:t xml:space="preserve"> </w:t>
      </w:r>
      <w:r w:rsidRPr="652DBFB5">
        <w:rPr>
          <w:lang w:eastAsia="zh-CN"/>
          <w:rPrChange w:author="Roll Tsai" w:date="2018-08-22T23:07:51.0900951" w:id="890353512">
            <w:rPr>
              <w:rFonts w:eastAsia="宋体"/>
              <w:lang w:eastAsia="zh-CN"/>
            </w:rPr>
          </w:rPrChange>
        </w:rPr>
        <w:t>The example UML of Widget structure with Form component</w:t>
      </w:r>
    </w:p>
    <w:p w:rsidR="00077B1B" w:rsidP="00077B1B" w:rsidRDefault="008609EA" w14:paraId="4B0F0651" w14:textId="40CE433E">
      <w:pPr>
        <w:jc w:val="center"/>
        <w:rPr>
          <w:rFonts w:eastAsia="宋体"/>
          <w:lang w:eastAsia="zh-CN"/>
        </w:rPr>
      </w:pPr>
      <w:del w:author="Peter Chuang （莊偉華） [2]" w:date="2018-01-08T11:13:00Z" w:id="427">
        <w:r w:rsidDel="002543E4">
          <w:rPr>
            <w:noProof/>
            <w:lang w:eastAsia="zh-CN"/>
          </w:rPr>
          <w:lastRenderedPageBreak/>
          <w:drawing>
            <wp:inline distT="0" distB="0" distL="0" distR="0" wp14:anchorId="175B2D35" wp14:editId="29A0D9FF">
              <wp:extent cx="5486400" cy="3402330"/>
              <wp:effectExtent l="0" t="0" r="0" b="7620"/>
              <wp:docPr id="9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402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Pr="00F64EF4" w:rsidR="00F64EF4" w:rsidP="00F64EF4" w:rsidRDefault="00F64EF4" w14:paraId="3589129E" w14:textId="2A21CD79">
      <w:pPr>
        <w:jc w:val="center"/>
      </w:pPr>
    </w:p>
    <w:p w:rsidRPr="002F26CB" w:rsidR="00077B1B" w:rsidDel="00052F97" w:rsidP="00E66E95" w:rsidRDefault="004515D2" w14:paraId="6A81E5C9" w14:textId="578E1C4D">
      <w:pPr>
        <w:pStyle w:val="2"/>
        <w:rPr>
          <w:del w:author="Peter Chuang （莊偉華） [2]" w:date="2018-01-08T11:48:00Z" w:id="428"/>
          <w:rFonts w:eastAsiaTheme="minorEastAsia"/>
          <w:color w:val="auto"/>
          <w:rPrChange w:author="Peter Chuang （莊偉華） [2]" w:date="2018-01-08T11:28:00Z" w:id="429">
            <w:rPr>
              <w:del w:author="Peter Chuang （莊偉華） [2]" w:date="2018-01-08T11:48:00Z" w:id="430"/>
              <w:rFonts w:eastAsiaTheme="minorEastAsia"/>
            </w:rPr>
          </w:rPrChange>
        </w:rPr>
      </w:pPr>
      <w:del w:author="Peter Chuang （莊偉華） [2]" w:date="2018-01-08T11:48:00Z" w:id="431">
        <w:r w:rsidRPr="002F26CB" w:rsidDel="00052F97">
          <w:rPr>
            <w:color w:val="auto"/>
            <w:rPrChange w:author="Peter Chuang （莊偉華） [2]" w:date="2018-01-08T11:28:00Z" w:id="432">
              <w:rPr/>
            </w:rPrChange>
          </w:rPr>
          <w:delText>Definition of Objects</w:delText>
        </w:r>
      </w:del>
    </w:p>
    <w:p w:rsidR="0075438F" w:rsidDel="00052F97" w:rsidP="0075438F" w:rsidRDefault="0075438F" w14:paraId="330773AB" w14:textId="172862AD">
      <w:pPr>
        <w:pStyle w:val="a7"/>
        <w:numPr>
          <w:ilvl w:val="0"/>
          <w:numId w:val="37"/>
        </w:numPr>
        <w:rPr>
          <w:del w:author="Peter Chuang （莊偉華） [2]" w:date="2018-01-08T11:48:00Z" w:id="433"/>
        </w:rPr>
      </w:pPr>
      <w:del w:author="Peter Chuang （莊偉華） [2]" w:date="2018-01-08T11:48:00Z" w:id="434">
        <w:r w:rsidRPr="00A343A1" w:rsidDel="00052F97">
          <w:delText>A10Component: Th</w:delText>
        </w:r>
        <w:r w:rsidRPr="00E66E95" w:rsidDel="00052F97">
          <w:delText>is</w:delText>
        </w:r>
        <w:r w:rsidRPr="00A343A1" w:rsidDel="00052F97">
          <w:delText xml:space="preserve"> is the base class </w:delText>
        </w:r>
        <w:r w:rsidRPr="00E66E95" w:rsidDel="00052F97">
          <w:delText>for</w:delText>
        </w:r>
        <w:r w:rsidRPr="00A343A1" w:rsidDel="00052F97">
          <w:delText xml:space="preserve"> every A10 </w:delText>
        </w:r>
        <w:r w:rsidRPr="00E66E95" w:rsidDel="00052F97">
          <w:delText>Widget</w:delText>
        </w:r>
        <w:r w:rsidRPr="00A343A1" w:rsidDel="00052F97">
          <w:delText xml:space="preserve">. A </w:delText>
        </w:r>
        <w:r w:rsidRPr="00E66E95" w:rsidDel="00052F97">
          <w:delText>Widget</w:delText>
        </w:r>
        <w:r w:rsidRPr="00A343A1" w:rsidDel="00052F97">
          <w:delText xml:space="preserve"> could directly extend the A10Component.</w:delText>
        </w:r>
      </w:del>
    </w:p>
    <w:p w:rsidR="006305B4" w:rsidDel="00052F97" w:rsidP="006305B4" w:rsidRDefault="006305B4" w14:paraId="338733F0" w14:textId="2C910363">
      <w:pPr>
        <w:pStyle w:val="a7"/>
        <w:numPr>
          <w:ilvl w:val="0"/>
          <w:numId w:val="37"/>
        </w:numPr>
        <w:rPr>
          <w:del w:author="Peter Chuang （莊偉華） [2]" w:date="2018-01-08T11:48:00Z" w:id="435"/>
        </w:rPr>
      </w:pPr>
      <w:del w:author="Peter Chuang （莊偉華） [2]" w:date="2018-01-08T11:44:00Z" w:id="436">
        <w:r w:rsidRPr="00A343A1" w:rsidDel="00427336">
          <w:rPr>
            <w:rFonts w:eastAsia="宋体"/>
            <w:lang w:eastAsia="zh-CN"/>
          </w:rPr>
          <w:delText>A10ComponentProps</w:delText>
        </w:r>
      </w:del>
      <w:del w:author="Peter Chuang （莊偉華） [2]" w:date="2018-01-08T11:48:00Z" w:id="437">
        <w:r w:rsidRPr="00A343A1" w:rsidDel="00052F97">
          <w:rPr>
            <w:rFonts w:eastAsia="宋体"/>
            <w:lang w:eastAsia="zh-CN"/>
          </w:rPr>
          <w:delText xml:space="preserve">: </w:delText>
        </w:r>
        <w:r w:rsidRPr="00531481" w:rsidDel="00052F97" w:rsidR="003462C4">
          <w:rPr>
            <w:rFonts w:eastAsia="宋体"/>
            <w:lang w:eastAsia="zh-CN"/>
          </w:rPr>
          <w:delText xml:space="preserve">The interface </w:delText>
        </w:r>
        <w:r w:rsidRPr="00531481" w:rsidDel="00052F97" w:rsidR="00A343A1">
          <w:rPr>
            <w:rFonts w:eastAsia="宋体"/>
            <w:lang w:eastAsia="zh-CN"/>
          </w:rPr>
          <w:delText>for</w:delText>
        </w:r>
        <w:r w:rsidRPr="00E66E95" w:rsidDel="00052F97" w:rsidR="003462C4">
          <w:rPr>
            <w:rFonts w:eastAsia="宋体"/>
            <w:lang w:eastAsia="zh-CN"/>
          </w:rPr>
          <w:delText xml:space="preserve"> </w:delText>
        </w:r>
      </w:del>
      <w:del w:author="Peter Chuang （莊偉華） [2]" w:date="2018-01-08T11:44:00Z" w:id="438">
        <w:r w:rsidRPr="00E66E95" w:rsidDel="00427336" w:rsidR="003462C4">
          <w:delText>A10ComponentWrapper</w:delText>
        </w:r>
      </w:del>
      <w:del w:author="Peter Chuang （莊偉華） [2]" w:date="2018-01-08T11:48:00Z" w:id="439">
        <w:r w:rsidRPr="00E66E95" w:rsidDel="00052F97" w:rsidR="003462C4">
          <w:rPr>
            <w:rFonts w:eastAsia="宋体"/>
            <w:lang w:eastAsia="zh-CN"/>
          </w:rPr>
          <w:delText>.</w:delText>
        </w:r>
        <w:r w:rsidRPr="00E66E95" w:rsidDel="00052F97" w:rsidR="003462C4">
          <w:delText xml:space="preserve"> Every Widget has </w:delText>
        </w:r>
        <w:r w:rsidRPr="00E66E95" w:rsidDel="00052F97" w:rsidR="00E531A7">
          <w:delText>specific props</w:delText>
        </w:r>
        <w:r w:rsidRPr="00E66E95" w:rsidDel="00052F97" w:rsidR="003462C4">
          <w:delText xml:space="preserve"> that need be implemented.</w:delText>
        </w:r>
      </w:del>
    </w:p>
    <w:p w:rsidR="0075438F" w:rsidDel="00052F97" w:rsidP="0075438F" w:rsidRDefault="0075438F" w14:paraId="035EF778" w14:textId="44542AD0">
      <w:pPr>
        <w:pStyle w:val="a7"/>
        <w:numPr>
          <w:ilvl w:val="0"/>
          <w:numId w:val="37"/>
        </w:numPr>
        <w:rPr>
          <w:del w:author="Peter Chuang （莊偉華） [2]" w:date="2018-01-08T11:48:00Z" w:id="440"/>
        </w:rPr>
      </w:pPr>
      <w:del w:author="Peter Chuang （莊偉華） [2]" w:date="2018-01-08T11:48:00Z" w:id="441">
        <w:r w:rsidRPr="00A343A1" w:rsidDel="00052F97">
          <w:rPr>
            <w:rFonts w:eastAsia="宋体"/>
            <w:lang w:eastAsia="zh-CN"/>
          </w:rPr>
          <w:delText xml:space="preserve">ThirdPartyComponent: A component </w:delText>
        </w:r>
        <w:r w:rsidRPr="00A343A1" w:rsidDel="00052F97">
          <w:delText>derive</w:delText>
        </w:r>
        <w:r w:rsidRPr="00531481" w:rsidDel="00052F97">
          <w:delText>d</w:delText>
        </w:r>
        <w:r w:rsidRPr="00A343A1" w:rsidDel="00052F97">
          <w:rPr>
            <w:rFonts w:eastAsia="宋体"/>
            <w:lang w:eastAsia="zh-CN"/>
          </w:rPr>
          <w:delText xml:space="preserve"> from third-party open source </w:delText>
        </w:r>
        <w:r w:rsidRPr="00531481" w:rsidDel="00052F97">
          <w:rPr>
            <w:rFonts w:eastAsia="宋体"/>
            <w:lang w:eastAsia="zh-CN"/>
          </w:rPr>
          <w:delText xml:space="preserve">or commercial </w:delText>
        </w:r>
        <w:r w:rsidRPr="00A343A1" w:rsidDel="00052F97">
          <w:rPr>
            <w:rFonts w:eastAsia="宋体"/>
            <w:lang w:eastAsia="zh-CN"/>
          </w:rPr>
          <w:delText>library.</w:delText>
        </w:r>
      </w:del>
    </w:p>
    <w:p w:rsidRPr="00A343A1" w:rsidR="008457F2" w:rsidDel="00052F97" w:rsidP="008457F2" w:rsidRDefault="008457F2" w14:paraId="04572C75" w14:textId="3F79EAD4">
      <w:pPr>
        <w:pStyle w:val="a7"/>
        <w:numPr>
          <w:ilvl w:val="0"/>
          <w:numId w:val="37"/>
        </w:numPr>
        <w:rPr>
          <w:del w:author="Peter Chuang （莊偉華） [2]" w:date="2018-01-08T11:46:00Z" w:id="442"/>
        </w:rPr>
      </w:pPr>
      <w:del w:author="Peter Chuang （莊偉華） [2]" w:date="2018-01-08T11:46:00Z" w:id="443">
        <w:r w:rsidRPr="009C1A29" w:rsidDel="00052F97">
          <w:rPr>
            <w:rFonts w:eastAsia="宋体"/>
            <w:lang w:eastAsia="zh-CN"/>
          </w:rPr>
          <w:delText>A10WidgetWrapper:</w:delText>
        </w:r>
        <w:r w:rsidRPr="7747FD69" w:rsidDel="00052F97">
          <w:rPr>
            <w:rFonts w:hint="eastAsia"/>
          </w:rPr>
          <w:delText xml:space="preserve"> T</w:delText>
        </w:r>
        <w:r w:rsidRPr="00FF6BCD" w:rsidDel="00052F97">
          <w:rPr>
            <w:lang w:eastAsia="zh-CN"/>
          </w:rPr>
          <w:delText>his</w:delText>
        </w:r>
        <w:r w:rsidDel="00052F97">
          <w:rPr>
            <w:lang w:eastAsia="zh-CN"/>
          </w:rPr>
          <w:delText xml:space="preserve"> is </w:delText>
        </w:r>
        <w:r w:rsidRPr="7747FD69" w:rsidDel="00052F97">
          <w:rPr>
            <w:rFonts w:hint="eastAsia"/>
          </w:rPr>
          <w:delText>the entry point</w:delText>
        </w:r>
        <w:r w:rsidDel="00052F97">
          <w:rPr>
            <w:lang w:eastAsia="zh-CN"/>
          </w:rPr>
          <w:delText xml:space="preserve"> for widget</w:delText>
        </w:r>
        <w:r w:rsidRPr="7747FD69" w:rsidDel="00052F97">
          <w:rPr>
            <w:rFonts w:hint="eastAsia"/>
          </w:rPr>
          <w:delText xml:space="preserve"> creation</w:delText>
        </w:r>
        <w:r w:rsidDel="00052F97">
          <w:rPr>
            <w:lang w:eastAsia="zh-CN"/>
          </w:rPr>
          <w:delText xml:space="preserve">. Framework can use the wrapper to </w:delText>
        </w:r>
        <w:r w:rsidRPr="7747FD69" w:rsidDel="00052F97">
          <w:rPr>
            <w:rFonts w:hint="eastAsia"/>
            <w:lang w:eastAsia="zh-CN"/>
          </w:rPr>
          <w:delText>handle</w:delText>
        </w:r>
        <w:r w:rsidDel="00052F97">
          <w:rPr>
            <w:lang w:eastAsia="zh-CN"/>
          </w:rPr>
          <w:delText xml:space="preserve"> some </w:delText>
        </w:r>
        <w:r w:rsidRPr="7747FD69" w:rsidDel="00052F97">
          <w:rPr>
            <w:rFonts w:hint="eastAsia"/>
          </w:rPr>
          <w:delText>common</w:delText>
        </w:r>
        <w:r w:rsidDel="00052F97">
          <w:rPr>
            <w:lang w:eastAsia="zh-CN"/>
          </w:rPr>
          <w:delText xml:space="preserve"> behavior </w:delText>
        </w:r>
        <w:r w:rsidRPr="00E66E95" w:rsidDel="00052F97">
          <w:rPr>
            <w:lang w:eastAsia="zh-CN"/>
          </w:rPr>
          <w:delText xml:space="preserve">for this </w:delText>
        </w:r>
        <w:r w:rsidDel="00052F97">
          <w:rPr>
            <w:lang w:eastAsia="zh-CN"/>
          </w:rPr>
          <w:delText>w</w:delText>
        </w:r>
        <w:r w:rsidRPr="00531481" w:rsidDel="00052F97">
          <w:rPr>
            <w:lang w:eastAsia="zh-CN"/>
          </w:rPr>
          <w:delText>idget.</w:delText>
        </w:r>
        <w:r w:rsidRPr="00531481" w:rsidDel="00052F97">
          <w:delText xml:space="preserve"> </w:delText>
        </w:r>
      </w:del>
    </w:p>
    <w:p w:rsidRPr="00C3376D" w:rsidR="009C1A29" w:rsidDel="00052F97" w:rsidP="009C1A29" w:rsidRDefault="009C1A29" w14:paraId="2295D5A5" w14:textId="214FCE91">
      <w:pPr>
        <w:pStyle w:val="a7"/>
        <w:numPr>
          <w:ilvl w:val="0"/>
          <w:numId w:val="37"/>
        </w:numPr>
        <w:rPr>
          <w:del w:author="Peter Chuang （莊偉華） [2]" w:date="2018-01-08T11:48:00Z" w:id="444"/>
          <w:rFonts w:eastAsia="宋体"/>
          <w:lang w:eastAsia="zh-CN"/>
        </w:rPr>
      </w:pPr>
      <w:del w:author="Peter Chuang （莊偉華） [2]" w:date="2018-01-08T11:48:00Z" w:id="445">
        <w:r w:rsidRPr="00C3376D" w:rsidDel="00052F97">
          <w:rPr>
            <w:rFonts w:eastAsia="宋体"/>
            <w:lang w:eastAsia="zh-CN"/>
          </w:rPr>
          <w:delText xml:space="preserve">Invoker: The invoker provides </w:delText>
        </w:r>
        <w:r w:rsidRPr="00E66E95" w:rsidDel="00052F97">
          <w:rPr>
            <w:rFonts w:ascii="Consolas" w:hAnsi="Consolas" w:eastAsia="宋体"/>
            <w:lang w:eastAsia="zh-CN"/>
          </w:rPr>
          <w:delText>createA10Widget()</w:delText>
        </w:r>
        <w:r w:rsidRPr="00C3376D" w:rsidDel="00052F97">
          <w:rPr>
            <w:rFonts w:eastAsia="宋体"/>
            <w:lang w:eastAsia="zh-CN"/>
          </w:rPr>
          <w:delText xml:space="preserve"> method to inject </w:delText>
        </w:r>
        <w:r w:rsidDel="00052F97">
          <w:rPr>
            <w:rFonts w:eastAsia="宋体"/>
            <w:lang w:eastAsia="zh-CN"/>
          </w:rPr>
          <w:delText>some common behavior</w:delText>
        </w:r>
        <w:r w:rsidRPr="00C3376D" w:rsidDel="00052F97">
          <w:rPr>
            <w:rFonts w:eastAsia="宋体"/>
            <w:lang w:eastAsia="zh-CN"/>
          </w:rPr>
          <w:delText>.</w:delText>
        </w:r>
      </w:del>
    </w:p>
    <w:p w:rsidRPr="008457F2" w:rsidR="00CD7B04" w:rsidDel="00052F97" w:rsidP="00C4464D" w:rsidRDefault="00C4464D" w14:paraId="580DAEFA" w14:textId="01BAA42B">
      <w:pPr>
        <w:pStyle w:val="a7"/>
        <w:numPr>
          <w:ilvl w:val="0"/>
          <w:numId w:val="37"/>
        </w:numPr>
        <w:rPr>
          <w:del w:author="Peter Chuang （莊偉華） [2]" w:date="2018-01-08T11:48:00Z" w:id="446"/>
          <w:rFonts w:eastAsia="宋体"/>
          <w:lang w:eastAsia="zh-CN"/>
        </w:rPr>
      </w:pPr>
      <w:del w:author="Peter Chuang （莊偉華） [2]" w:date="2018-01-08T11:47:00Z" w:id="447">
        <w:r w:rsidRPr="008457F2" w:rsidDel="00052F97">
          <w:rPr>
            <w:rFonts w:eastAsia="宋体"/>
            <w:lang w:eastAsia="zh-CN"/>
          </w:rPr>
          <w:delText>A10ComponentWrapper</w:delText>
        </w:r>
      </w:del>
      <w:del w:author="Peter Chuang （莊偉華） [2]" w:date="2018-01-08T11:48:00Z" w:id="448">
        <w:r w:rsidRPr="008457F2" w:rsidDel="00052F97">
          <w:rPr>
            <w:rFonts w:eastAsia="宋体"/>
            <w:lang w:eastAsia="zh-CN"/>
          </w:rPr>
          <w:delText xml:space="preserve">: </w:delText>
        </w:r>
      </w:del>
    </w:p>
    <w:p w:rsidRPr="00E66E95" w:rsidR="005430D5" w:rsidDel="00052F97" w:rsidP="00CD7B04" w:rsidRDefault="00A26D02" w14:paraId="653932DB" w14:textId="315B340C">
      <w:pPr>
        <w:pStyle w:val="a7"/>
        <w:numPr>
          <w:ilvl w:val="0"/>
          <w:numId w:val="51"/>
        </w:numPr>
        <w:rPr>
          <w:del w:author="Peter Chuang （莊偉華） [2]" w:date="2018-01-08T11:48:00Z" w:id="449"/>
        </w:rPr>
      </w:pPr>
      <w:del w:author="Peter Chuang （莊偉華） [2]" w:date="2018-01-08T11:48:00Z" w:id="450">
        <w:r w:rsidRPr="00E66E95" w:rsidDel="00052F97">
          <w:delText>Could be c</w:delText>
        </w:r>
        <w:r w:rsidRPr="00E66E95" w:rsidDel="00052F97" w:rsidR="005430D5">
          <w:delText>omposed of other A10Components</w:delText>
        </w:r>
        <w:r w:rsidRPr="00E66E95" w:rsidDel="00052F97" w:rsidR="00A343A1">
          <w:delText>.</w:delText>
        </w:r>
      </w:del>
    </w:p>
    <w:p w:rsidR="008457F2" w:rsidDel="00052F97" w:rsidP="008457F2" w:rsidRDefault="00CD7B04" w14:paraId="122F3368" w14:textId="750CFF28">
      <w:pPr>
        <w:pStyle w:val="a7"/>
        <w:numPr>
          <w:ilvl w:val="0"/>
          <w:numId w:val="51"/>
        </w:numPr>
        <w:rPr>
          <w:del w:author="Peter Chuang （莊偉華） [2]" w:date="2018-01-08T11:48:00Z" w:id="451"/>
        </w:rPr>
      </w:pPr>
      <w:del w:author="Peter Chuang （莊偉華） [2]" w:date="2018-01-08T11:48:00Z" w:id="452">
        <w:r w:rsidRPr="00A343A1" w:rsidDel="00052F97">
          <w:delText>I</w:delText>
        </w:r>
        <w:r w:rsidRPr="00E66E95" w:rsidDel="00052F97" w:rsidR="00C4464D">
          <w:delText xml:space="preserve">mplements </w:delText>
        </w:r>
        <w:r w:rsidRPr="00A343A1" w:rsidDel="00052F97" w:rsidR="00C4464D">
          <w:delText xml:space="preserve">the </w:delText>
        </w:r>
        <w:r w:rsidRPr="00E66E95" w:rsidDel="00052F97" w:rsidR="00C4464D">
          <w:delText>A10ComponentProps</w:delText>
        </w:r>
        <w:r w:rsidRPr="00E66E95" w:rsidDel="00052F97" w:rsidR="006D152B">
          <w:delText xml:space="preserve"> interface</w:delText>
        </w:r>
        <w:r w:rsidRPr="00A343A1" w:rsidDel="00052F97" w:rsidR="00C4464D">
          <w:delText xml:space="preserve">. </w:delText>
        </w:r>
      </w:del>
    </w:p>
    <w:p w:rsidRPr="008457F2" w:rsidR="00CD7B04" w:rsidDel="00052F97" w:rsidP="008457F2" w:rsidRDefault="00A343A1" w14:paraId="741FD643" w14:textId="7C538AFB">
      <w:pPr>
        <w:pStyle w:val="a7"/>
        <w:numPr>
          <w:ilvl w:val="0"/>
          <w:numId w:val="51"/>
        </w:numPr>
        <w:rPr>
          <w:del w:author="Peter Chuang （莊偉華） [2]" w:date="2018-01-08T11:48:00Z" w:id="453"/>
        </w:rPr>
      </w:pPr>
      <w:del w:author="Peter Chuang （莊偉華） [2]" w:date="2018-01-08T11:48:00Z" w:id="454">
        <w:r w:rsidRPr="00531481" w:rsidDel="00052F97">
          <w:lastRenderedPageBreak/>
          <w:delText>Is c</w:delText>
        </w:r>
        <w:r w:rsidRPr="00A343A1" w:rsidDel="00052F97" w:rsidR="00CD7B04">
          <w:delText xml:space="preserve">omposed of some selected properties </w:delText>
        </w:r>
        <w:r w:rsidRPr="00531481" w:rsidDel="00052F97">
          <w:delText xml:space="preserve">(props) </w:delText>
        </w:r>
        <w:r w:rsidRPr="00A343A1" w:rsidDel="00052F97" w:rsidR="00CD7B04">
          <w:delText>and methods from</w:delText>
        </w:r>
        <w:r w:rsidRPr="00E66E95" w:rsidDel="00052F97" w:rsidR="00E05251">
          <w:delText xml:space="preserve"> </w:delText>
        </w:r>
        <w:r w:rsidRPr="00E66E95" w:rsidDel="00052F97" w:rsidR="000B2B4D">
          <w:delText>ThirdParty</w:delText>
        </w:r>
        <w:r w:rsidRPr="00A343A1" w:rsidDel="00052F97" w:rsidR="00CD7B04">
          <w:delText>Component</w:delText>
        </w:r>
        <w:r w:rsidRPr="00E66E95" w:rsidDel="00052F97" w:rsidR="00CD7B04">
          <w:delText xml:space="preserve"> through </w:delText>
        </w:r>
        <w:r w:rsidRPr="00E66E95" w:rsidDel="00052F97">
          <w:delText>A</w:delText>
        </w:r>
        <w:r w:rsidRPr="00E66E95" w:rsidDel="00052F97" w:rsidR="00CD7B04">
          <w:delText>dapter pattern</w:delText>
        </w:r>
        <w:r w:rsidRPr="00A343A1" w:rsidDel="00052F97" w:rsidR="00CD7B04">
          <w:delText>.</w:delText>
        </w:r>
      </w:del>
    </w:p>
    <w:p w:rsidRPr="00A343A1" w:rsidR="00E05251" w:rsidDel="00052F97" w:rsidP="00CD7B04" w:rsidRDefault="00E05251" w14:paraId="09F55562" w14:textId="67402755">
      <w:pPr>
        <w:pStyle w:val="a7"/>
        <w:numPr>
          <w:ilvl w:val="0"/>
          <w:numId w:val="51"/>
        </w:numPr>
        <w:rPr>
          <w:del w:author="Peter Chuang （莊偉華） [2]" w:date="2018-01-08T11:48:00Z" w:id="455"/>
          <w:rFonts w:eastAsia="宋体"/>
          <w:lang w:eastAsia="zh-CN"/>
        </w:rPr>
      </w:pPr>
      <w:del w:author="Peter Chuang （莊偉華） [2]" w:date="2018-01-08T11:48:00Z" w:id="456">
        <w:r w:rsidRPr="00E66E95" w:rsidDel="00052F97">
          <w:rPr>
            <w:rFonts w:eastAsia="宋体"/>
            <w:lang w:eastAsia="zh-CN"/>
          </w:rPr>
          <w:delText>Inject</w:delText>
        </w:r>
        <w:r w:rsidRPr="00E66E95" w:rsidDel="00052F97" w:rsidR="00A343A1">
          <w:rPr>
            <w:rFonts w:eastAsia="宋体"/>
            <w:lang w:eastAsia="zh-CN"/>
          </w:rPr>
          <w:delText>s</w:delText>
        </w:r>
        <w:r w:rsidRPr="00E66E95" w:rsidDel="00052F97">
          <w:rPr>
            <w:rFonts w:eastAsia="宋体"/>
            <w:lang w:eastAsia="zh-CN"/>
          </w:rPr>
          <w:delText xml:space="preserve"> extended </w:delText>
        </w:r>
        <w:r w:rsidRPr="00E66E95" w:rsidDel="00052F97" w:rsidR="00DF00D4">
          <w:rPr>
            <w:rFonts w:eastAsia="宋体"/>
            <w:lang w:eastAsia="zh-CN"/>
          </w:rPr>
          <w:delText>functionalit</w:delText>
        </w:r>
        <w:r w:rsidRPr="00E66E95" w:rsidDel="00052F97" w:rsidR="00562F2F">
          <w:rPr>
            <w:rFonts w:eastAsia="宋体"/>
            <w:lang w:eastAsia="zh-CN"/>
          </w:rPr>
          <w:delText>ies</w:delText>
        </w:r>
        <w:r w:rsidRPr="00E66E95" w:rsidDel="00052F97" w:rsidR="00157056">
          <w:rPr>
            <w:rFonts w:eastAsia="宋体"/>
            <w:lang w:eastAsia="zh-CN"/>
          </w:rPr>
          <w:delText xml:space="preserve"> th</w:delText>
        </w:r>
        <w:r w:rsidRPr="00E66E95" w:rsidDel="00052F97">
          <w:rPr>
            <w:rFonts w:eastAsia="宋体"/>
            <w:lang w:eastAsia="zh-CN"/>
          </w:rPr>
          <w:delText xml:space="preserve">rough </w:delText>
        </w:r>
        <w:r w:rsidRPr="00E66E95" w:rsidDel="00052F97" w:rsidR="00157056">
          <w:rPr>
            <w:rFonts w:eastAsia="宋体"/>
            <w:lang w:eastAsia="zh-CN"/>
          </w:rPr>
          <w:delText xml:space="preserve">invoker </w:delText>
        </w:r>
        <w:r w:rsidRPr="00E66E95" w:rsidDel="00052F97" w:rsidR="001B6688">
          <w:rPr>
            <w:rFonts w:eastAsia="宋体"/>
            <w:lang w:eastAsia="zh-CN"/>
          </w:rPr>
          <w:delText xml:space="preserve">with </w:delText>
        </w:r>
        <w:r w:rsidRPr="00E66E95" w:rsidDel="00052F97" w:rsidR="00A343A1">
          <w:rPr>
            <w:rFonts w:eastAsia="宋体"/>
            <w:lang w:eastAsia="zh-CN"/>
          </w:rPr>
          <w:delText>C</w:delText>
        </w:r>
        <w:r w:rsidRPr="00E66E95" w:rsidDel="00052F97" w:rsidR="001B6688">
          <w:rPr>
            <w:rFonts w:eastAsia="宋体"/>
            <w:lang w:eastAsia="zh-CN"/>
          </w:rPr>
          <w:delText xml:space="preserve">ommand pattern </w:delText>
        </w:r>
        <w:r w:rsidRPr="00E66E95" w:rsidDel="00052F97" w:rsidR="00157056">
          <w:rPr>
            <w:rFonts w:eastAsia="宋体"/>
            <w:lang w:eastAsia="zh-CN"/>
          </w:rPr>
          <w:delText xml:space="preserve">and </w:delText>
        </w:r>
        <w:r w:rsidRPr="00A343A1" w:rsidDel="00052F97" w:rsidR="00157056">
          <w:rPr>
            <w:rFonts w:eastAsia="宋体"/>
            <w:lang w:eastAsia="zh-CN"/>
          </w:rPr>
          <w:delText>A10WidgetWrapper</w:delText>
        </w:r>
        <w:r w:rsidRPr="00E66E95" w:rsidDel="00052F97" w:rsidR="00157056">
          <w:rPr>
            <w:rFonts w:eastAsia="宋体"/>
            <w:lang w:eastAsia="zh-CN"/>
          </w:rPr>
          <w:delText xml:space="preserve"> through </w:delText>
        </w:r>
        <w:r w:rsidRPr="00E66E95" w:rsidDel="00052F97" w:rsidR="00A343A1">
          <w:rPr>
            <w:rFonts w:eastAsia="宋体"/>
            <w:lang w:eastAsia="zh-CN"/>
          </w:rPr>
          <w:delText>D</w:delText>
        </w:r>
        <w:r w:rsidRPr="00E66E95" w:rsidDel="00052F97">
          <w:rPr>
            <w:rFonts w:eastAsia="宋体"/>
            <w:lang w:eastAsia="zh-CN"/>
          </w:rPr>
          <w:delText>ecorator pattern.</w:delText>
        </w:r>
      </w:del>
    </w:p>
    <w:p w:rsidRPr="002F26CB" w:rsidR="00AF0E58" w:rsidP="00AF0E58" w:rsidRDefault="00AF0E58" w14:paraId="52065509" w14:textId="5EFD2DE2" w14:noSpellErr="1">
      <w:pPr>
        <w:pStyle w:val="1"/>
        <w:rPr>
          <w:color w:val="auto"/>
          <w:rPrChange w:author="Peter Chuang （莊偉華） [2]" w:date="2018-01-08T11:28:00Z" w:id="457">
            <w:rPr/>
          </w:rPrChange>
        </w:rPr>
      </w:pPr>
      <w:bookmarkStart w:name="_Toc503352835" w:id="458"/>
      <w:bookmarkStart w:name="_Toc503354806" w:id="459"/>
      <w:bookmarkStart w:name="_Toc503365878" w:id="460"/>
      <w:r w:rsidRPr="002F26CB">
        <w:rPr>
          <w:color w:val="auto"/>
          <w:rPrChange w:author="Peter Chuang （莊偉華） [2]" w:date="2018-01-08T11:28:00Z" w:id="461">
            <w:rPr/>
          </w:rPrChange>
        </w:rPr>
        <w:t>Design Pattern</w:t>
      </w:r>
      <w:r w:rsidRPr="21CB161F" w:rsidR="000B76CF">
        <w:rPr>
          <w:color w:val="auto"/>
          <w:rPrChange w:author="Peter Chuang （莊偉華） [2]" w:date="2018-01-09T00:47:00Z" w:id="462">
            <w:rPr/>
          </w:rPrChange>
        </w:rPr>
        <w:t>s</w:t>
      </w:r>
      <w:r w:rsidRPr="002F26CB" w:rsidR="00A343A1">
        <w:rPr>
          <w:color w:val="auto"/>
          <w:rPrChange w:author="Peter Chuang （莊偉華） [2]" w:date="2018-01-08T11:28:00Z" w:id="463">
            <w:rPr/>
          </w:rPrChange>
        </w:rPr>
        <w:t xml:space="preserve"> Used</w:t>
      </w:r>
      <w:bookmarkEnd w:id="458"/>
      <w:bookmarkEnd w:id="459"/>
      <w:bookmarkEnd w:id="460"/>
    </w:p>
    <w:p w:rsidR="0091373E" w:rsidP="37EAFEBB" w:rsidRDefault="0091373E" w14:paraId="629C14BE" w14:textId="07E14012" w14:noSpellErr="1">
      <w:pPr>
        <w:rPr>
          <w:ins w:author="Rui Zhang" w:date="2018-01-07T19:32:00Z" w:id="464"/>
        </w:rPr>
      </w:pPr>
      <w:r w:rsidRPr="21CB161F">
        <w:rPr/>
        <w:t xml:space="preserve">Figure </w:t>
      </w:r>
      <w:r w:rsidRPr="21CB161F" w:rsidR="00F34D31">
        <w:rPr/>
        <w:t>5</w:t>
      </w:r>
      <w:r w:rsidRPr="21CB161F">
        <w:rPr/>
        <w:t xml:space="preserve"> shows the </w:t>
      </w:r>
      <w:r w:rsidRPr="21CB161F" w:rsidR="00F34D31">
        <w:rPr/>
        <w:t>design pattern</w:t>
      </w:r>
      <w:r w:rsidRPr="21CB161F" w:rsidR="000B76CF">
        <w:rPr/>
        <w:t>s</w:t>
      </w:r>
      <w:r w:rsidRPr="6341CA86" w:rsidR="00F34D31">
        <w:rPr/>
        <w:t xml:space="preserve"> </w:t>
      </w:r>
      <w:r w:rsidRPr="21CB161F" w:rsidR="00F34D31">
        <w:rPr/>
        <w:t>being used</w:t>
      </w:r>
      <w:r w:rsidRPr="21CB161F" w:rsidR="00F34D31">
        <w:rPr/>
        <w:t xml:space="preserve"> in a </w:t>
      </w:r>
      <w:r w:rsidRPr="21CB161F" w:rsidR="002A1C5B">
        <w:rPr/>
        <w:t>Widget</w:t>
      </w:r>
      <w:r w:rsidRPr="6341CA86" w:rsidR="00F34D31">
        <w:rPr/>
        <w:t xml:space="preserve">. </w:t>
      </w:r>
      <w:r w:rsidRPr="21CB161F">
        <w:rPr/>
        <w:t xml:space="preserve">The </w:t>
      </w:r>
      <w:r w:rsidRPr="21CB161F" w:rsidR="00E6154B">
        <w:rPr/>
        <w:t>A</w:t>
      </w:r>
      <w:r w:rsidRPr="21CB161F">
        <w:rPr/>
        <w:t xml:space="preserve">dapter, </w:t>
      </w:r>
      <w:r w:rsidRPr="21CB161F" w:rsidR="00E6154B">
        <w:rPr/>
        <w:t>D</w:t>
      </w:r>
      <w:r w:rsidRPr="21CB161F">
        <w:rPr/>
        <w:t xml:space="preserve">ecorator, and </w:t>
      </w:r>
      <w:r w:rsidRPr="21CB161F" w:rsidR="00F30163">
        <w:rPr/>
        <w:t>Commander</w:t>
      </w:r>
      <w:r w:rsidRPr="6341CA86">
        <w:rPr/>
        <w:t xml:space="preserve"> </w:t>
      </w:r>
      <w:r w:rsidRPr="21CB161F" w:rsidR="00E6154B">
        <w:rPr/>
        <w:t xml:space="preserve">patterns </w:t>
      </w:r>
      <w:r w:rsidRPr="21CB161F">
        <w:rPr/>
        <w:t xml:space="preserve">are applied. Detail explanation </w:t>
      </w:r>
      <w:r w:rsidRPr="21CB161F">
        <w:rPr/>
        <w:t xml:space="preserve">is </w:t>
      </w:r>
      <w:r>
        <w:rPr/>
        <w:t>described</w:t>
      </w:r>
      <w:r w:rsidRPr="21CB161F">
        <w:rPr/>
        <w:t xml:space="preserve"> below.</w:t>
      </w:r>
    </w:p>
    <w:p w:rsidR="00101977" w:rsidDel="6C7D2AC0" w:rsidP="00101977" w:rsidRDefault="00783B53" w14:paraId="217B91F4" w14:textId="5EE522E2">
      <w:pPr>
        <w:keepNext/>
        <w:jc w:val="center"/>
        <w:rPr>
          <w:del w:author="Roll Tsai" w:date="2018-08-23T00:14:23.0569055" w:id="1623090332"/>
        </w:rPr>
      </w:pPr>
      <w:del w:author="Roll Tsai" w:date="2018-08-23T00:14:23.0569055" w:id="674093686">
        <w:r w:rsidDel="6C7D2AC0">
          <w:rPr>
            <w:noProof/>
            <w:lang w:eastAsia="zh-CN"/>
          </w:rPr>
          <w:lastRenderedPageBreak/>
          <w:drawing>
            <wp:inline distT="0" distB="0" distL="0" distR="0" wp14:anchorId="0083BA1E" wp14:editId="02632DF8">
              <wp:extent cx="5486400" cy="5308600"/>
              <wp:effectExtent l="0" t="0" r="0" b="635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5308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6C7D2AC0" w:rsidDel="37EAFEBB" w:rsidP="6C7D2AC0" w:rsidRDefault="6C7D2AC0" w14:paraId="12D21187" w14:textId="2307CAC4">
      <w:pPr>
        <w:pStyle w:val="a"/>
        <w:jc w:val="center"/>
        <w:rPr>
          <w:del w:author="Roll Tsai" w:date="2018-08-23T00:17:55.0008186" w:id="2061455353"/>
        </w:rPr>
        <w:pPrChange w:author="Roll Tsai" w:date="2018-08-23T00:14:23.0569055" w:id="1219946142">
          <w:pPr/>
        </w:pPrChange>
      </w:pPr>
    </w:p>
    <w:p w:rsidR="37EAFEBB" w:rsidDel="6341CA86" w:rsidP="37EAFEBB" w:rsidRDefault="37EAFEBB" w14:paraId="4C103845" w14:textId="0E95A226">
      <w:pPr>
        <w:jc w:val="center"/>
        <w:rPr>
          <w:del w:author="Roll Tsai" w:date="2018-08-23T00:22:57.0582323" w:id="1359828401"/>
        </w:rPr>
        <w:pPrChange w:author="Roll Tsai" w:date="2018-08-23T00:17:55.0008186" w:id="1251705338">
          <w:pPr/>
        </w:pPrChange>
      </w:pPr>
    </w:p>
    <w:p w:rsidR="6341CA86" w:rsidP="6341CA86" w:rsidRDefault="6341CA86" w14:noSpellErr="1" w14:paraId="36D6CE72" w14:textId="7836BFCA">
      <w:pPr>
        <w:pStyle w:val="a"/>
        <w:jc w:val="center"/>
        <w:pPrChange w:author="Roll Tsai" w:date="2018-08-23T00:22:57.0582323" w:id="982941789">
          <w:pPr/>
        </w:pPrChange>
      </w:pPr>
      <w:ins w:author="Roll Tsai" w:date="2018-08-23T00:22:57.0582323" w:id="942631505">
        <w:r>
          <w:drawing>
            <wp:inline wp14:editId="3D98A071" wp14:anchorId="2D76BB26">
              <wp:extent cx="5743575" cy="5408534"/>
              <wp:effectExtent l="0" t="0" r="0" b="0"/>
              <wp:docPr id="1786552476" name="picture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picture"/>
                      <pic:cNvPicPr/>
                    </pic:nvPicPr>
                    <pic:blipFill>
                      <a:blip r:embed="Rc2b47406953a4a69">
                        <a:extLst>
                          <a:ext xmlns:a="http://schemas.openxmlformats.org/drawingml/2006/main" uri="{28A0092B-C50C-407E-A947-70E740481C1C}">
                            <a14:useLocalDpi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43575" cy="54085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101977" w:rsidP="00101977" w:rsidRDefault="00101977" w14:paraId="1C9B0C2B" w14:textId="79246FA6" w14:noSpellErr="1">
      <w:pPr>
        <w:pStyle w:val="aa"/>
        <w:jc w:val="center"/>
      </w:pPr>
      <w:r>
        <w:rPr/>
        <w:t xml:space="preserve">Figure </w:t>
      </w:r>
      <w:r w:rsidR="00C90459">
        <w:fldChar w:fldCharType="begin"/>
      </w:r>
      <w:r w:rsidR="00C90459">
        <w:instrText xml:space="preserve"> SEQ Figure \* ARABIC </w:instrText>
      </w:r>
      <w:r w:rsidR="00C90459">
        <w:fldChar w:fldCharType="separate"/>
      </w:r>
      <w:r w:rsidRPr="494C7C3A">
        <w:rPr>
          <w:rPrChange w:author="Willy Liu" w:date="2018-01-10T00:00:00Z" w:id="465">
            <w:rPr>
              <w:noProof/>
            </w:rPr>
          </w:rPrChange>
        </w:rPr>
        <w:t>5</w:t>
      </w:r>
      <w:r w:rsidR="00C90459">
        <w:fldChar w:fldCharType="end"/>
      </w:r>
      <w:r w:rsidRPr="652DBFB5">
        <w:rPr>
          <w:rFonts w:ascii="宋体" w:hAnsi="宋体" w:eastAsia="宋体" w:cs="宋体"/>
          <w:lang w:eastAsia="zh-CN"/>
          <w:rPrChange w:author="Roll Tsai" w:date="2018-08-22T23:07:51.0900951" w:id="1875617554">
            <w:rPr>
              <w:rFonts w:eastAsia="宋体"/>
              <w:lang w:eastAsia="zh-CN"/>
            </w:rPr>
          </w:rPrChange>
        </w:rPr>
        <w:t xml:space="preserve"> </w:t>
      </w:r>
      <w:r w:rsidRPr="652DBFB5">
        <w:rPr>
          <w:lang w:eastAsia="zh-CN"/>
          <w:rPrChange w:author="Roll Tsai" w:date="2018-08-22T23:07:51.0900951" w:id="1639373295">
            <w:rPr>
              <w:rFonts w:eastAsia="宋体"/>
              <w:lang w:eastAsia="zh-CN"/>
            </w:rPr>
          </w:rPrChange>
        </w:rPr>
        <w:t>Design patterns of used in A10Widget</w:t>
      </w:r>
    </w:p>
    <w:p w:rsidR="7747FD69" w:rsidDel="10C07132" w:rsidRDefault="7747FD69" w14:paraId="089DBA9C" w14:textId="3082B58C">
      <w:pPr>
        <w:rPr>
          <w:del w:author="Rui Zhang" w:date="2018-01-07T19:32:00Z" w:id="466"/>
        </w:rPr>
      </w:pPr>
      <w:ins w:author="Rui Zhang" w:date="2018-01-07T19:32:00Z" w:id="467">
        <w:del w:author="Peter Chuang （莊偉華） [2]" w:date="2018-01-08T13:13:00Z" w:id="468">
          <w:r w:rsidDel="00BD05F3">
            <w:rPr>
              <w:noProof/>
              <w:lang w:eastAsia="zh-CN"/>
            </w:rPr>
            <w:lastRenderedPageBreak/>
            <w:drawing>
              <wp:inline distT="0" distB="0" distL="0" distR="0" wp14:anchorId="72F0B02C" wp14:editId="4CC23D66">
                <wp:extent cx="3505200" cy="3143250"/>
                <wp:effectExtent l="0" t="0" r="0" b="0"/>
                <wp:docPr id="2009374956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5200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del>
      </w:ins>
    </w:p>
    <w:p w:rsidR="0091373E" w:rsidP="0091373E" w:rsidRDefault="0091373E" w14:paraId="18D4955E" w14:textId="77777777">
      <w:pPr>
        <w:rPr>
          <w:del w:author="Rui Zhang" w:date="2018-01-07T19:32:00Z" w:id="469"/>
        </w:rPr>
      </w:pPr>
    </w:p>
    <w:p w:rsidR="0091373E" w:rsidRDefault="001212EF" w14:paraId="2E72F08B" w14:textId="37919525">
      <w:pPr>
        <w:jc w:val="center"/>
        <w:pPrChange w:author="Rui Zhang" w:date="2018-01-08T11:35:00Z" w:id="470">
          <w:pPr>
            <w:pStyle w:val="a7"/>
            <w:ind w:left="360"/>
            <w:jc w:val="center"/>
          </w:pPr>
        </w:pPrChange>
      </w:pPr>
      <w:del w:author="Rui Zhang" w:date="2018-01-07T19:32:00Z" w:id="471">
        <w:r>
          <w:rPr>
            <w:noProof/>
            <w:lang w:eastAsia="zh-CN"/>
          </w:rPr>
          <w:drawing>
            <wp:inline distT="0" distB="0" distL="0" distR="0" wp14:anchorId="67137053" wp14:editId="6FC90FB8">
              <wp:extent cx="3504762" cy="3152381"/>
              <wp:effectExtent l="0" t="0" r="635" b="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04762" cy="315238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Pr="0091373E" w:rsidR="0091373E" w:rsidP="00192EA1" w:rsidRDefault="0091373E" w14:paraId="05888D29" w14:textId="77777777"/>
    <w:p w:rsidRPr="002F26CB" w:rsidR="00CD2AC4" w:rsidP="00E66E95" w:rsidRDefault="00CD2AC4" w14:paraId="6868B1BD" w14:textId="79A0D99F" w14:noSpellErr="1">
      <w:pPr>
        <w:pStyle w:val="2"/>
        <w:rPr>
          <w:color w:val="auto"/>
          <w:rPrChange w:author="Peter Chuang （莊偉華） [2]" w:date="2018-01-08T11:28:00Z" w:id="472">
            <w:rPr/>
          </w:rPrChange>
        </w:rPr>
      </w:pPr>
      <w:bookmarkStart w:name="_Toc503352836" w:id="473"/>
      <w:bookmarkStart w:name="_Toc503354807" w:id="474"/>
      <w:bookmarkStart w:name="_Toc503365879" w:id="475"/>
      <w:r w:rsidRPr="21CB161F">
        <w:rPr>
          <w:color w:val="auto"/>
          <w:rPrChange w:author="Peter Chuang （莊偉華） [2]" w:date="2018-01-09T00:47:00Z" w:id="476">
            <w:rPr/>
          </w:rPrChange>
        </w:rPr>
        <w:lastRenderedPageBreak/>
        <w:t>Adapter</w:t>
      </w:r>
      <w:r w:rsidRPr="21CB161F" w:rsidR="00F30163">
        <w:rPr>
          <w:color w:val="auto"/>
          <w:rPrChange w:author="Peter Chuang （莊偉華） [2]" w:date="2018-01-09T00:47:00Z" w:id="477">
            <w:rPr/>
          </w:rPrChange>
        </w:rPr>
        <w:t xml:space="preserve"> P</w:t>
      </w:r>
      <w:r w:rsidRPr="21CB161F">
        <w:rPr>
          <w:color w:val="auto"/>
          <w:rPrChange w:author="Peter Chuang （莊偉華） [2]" w:date="2018-01-09T00:47:00Z" w:id="478">
            <w:rPr/>
          </w:rPrChange>
        </w:rPr>
        <w:t>attern</w:t>
      </w:r>
      <w:bookmarkEnd w:id="473"/>
      <w:bookmarkEnd w:id="474"/>
      <w:bookmarkEnd w:id="475"/>
    </w:p>
    <w:p w:rsidR="003524A5" w:rsidP="002678FE" w:rsidRDefault="000923DF" w14:paraId="64C02FF6" w14:textId="68CDE201">
      <w:r w:rsidRPr="21CB161F">
        <w:rPr/>
        <w:t>W</w:t>
      </w:r>
      <w:r w:rsidRPr="21CB161F" w:rsidR="00CD2AC4">
        <w:rPr/>
        <w:t xml:space="preserve">hen a </w:t>
      </w:r>
      <w:r w:rsidRPr="21CB161F" w:rsidR="002A1C5B">
        <w:rPr/>
        <w:t>Widget</w:t>
      </w:r>
      <w:r w:rsidRPr="3FC1A9CB" w:rsidR="00CD2AC4">
        <w:rPr/>
        <w:t xml:space="preserve"> </w:t>
      </w:r>
      <w:r w:rsidRPr="21CB161F" w:rsidR="00CD2AC4">
        <w:rPr/>
        <w:t>is being created</w:t>
      </w:r>
      <w:r w:rsidRPr="21CB161F" w:rsidR="00CD2AC4">
        <w:rPr/>
        <w:t xml:space="preserve">, the </w:t>
      </w:r>
      <w:proofErr w:type="spellStart"/>
      <w:r w:rsidR="00A343A1">
        <w:rPr/>
        <w:t>ThirdParty</w:t>
      </w:r>
      <w:r w:rsidRPr="21CB161F" w:rsidR="00A343A1">
        <w:rPr/>
        <w:t>Component</w:t>
      </w:r>
      <w:proofErr w:type="spellEnd"/>
      <w:r w:rsidRPr="3FC1A9CB" w:rsidR="00CD2AC4">
        <w:rPr/>
        <w:t xml:space="preserve">, </w:t>
      </w:r>
      <w:r w:rsidRPr="21CB161F" w:rsidR="0022027D">
        <w:rPr/>
        <w:t>derived</w:t>
      </w:r>
      <w:r w:rsidRPr="21CB161F" w:rsidR="00CD2AC4">
        <w:rPr/>
        <w:t xml:space="preserve"> from open source </w:t>
      </w:r>
      <w:r w:rsidRPr="21CB161F" w:rsidR="007662B6">
        <w:rPr/>
        <w:t>library</w:t>
      </w:r>
      <w:r w:rsidRPr="21CB161F" w:rsidR="00CD2AC4">
        <w:rPr/>
        <w:t xml:space="preserve">, will be </w:t>
      </w:r>
      <w:r w:rsidRPr="21CB161F" w:rsidR="007662B6">
        <w:rPr/>
        <w:t>adapt</w:t>
      </w:r>
      <w:r w:rsidRPr="21CB161F" w:rsidR="00CD2AC4">
        <w:rPr/>
        <w:t xml:space="preserve">ed </w:t>
      </w:r>
      <w:r w:rsidRPr="21CB161F" w:rsidR="004B6DE7">
        <w:rPr/>
        <w:t>through</w:t>
      </w:r>
      <w:r w:rsidRPr="3FC1A9CB" w:rsidR="00CD2AC4">
        <w:rPr/>
        <w:t xml:space="preserve"> </w:t>
      </w:r>
      <w:del w:author="Peter Chuang （莊偉華） [2]" w:date="2018-01-08T12:00:00Z" w:id="479">
        <w:r w:rsidRPr="7747FD69" w:rsidDel="00277194" w:rsidR="00CD2AC4">
          <w:rPr>
            <w:rFonts w:hint="eastAsia"/>
          </w:rPr>
          <w:delText>A10Compone</w:delText>
        </w:r>
        <w:r w:rsidRPr="7747FD69" w:rsidDel="00277194" w:rsidR="005813AC">
          <w:rPr>
            <w:rFonts w:hint="eastAsia"/>
          </w:rPr>
          <w:delText>n</w:delText>
        </w:r>
        <w:r w:rsidRPr="7747FD69" w:rsidDel="00277194" w:rsidR="00CD2AC4">
          <w:rPr>
            <w:rFonts w:hint="eastAsia"/>
          </w:rPr>
          <w:delText>tWrapper</w:delText>
        </w:r>
        <w:r w:rsidRPr="7747FD69" w:rsidDel="00277194">
          <w:rPr>
            <w:rFonts w:hint="eastAsia"/>
          </w:rPr>
          <w:delText xml:space="preserve"> </w:delText>
        </w:r>
      </w:del>
      <w:ins w:author="Peter Chuang （莊偉華） [2]" w:date="2018-01-08T12:00:00Z" w:id="480">
        <w:r w:rsidR="00277194">
          <w:rPr/>
          <w:t>A10Widget</w:t>
        </w:r>
        <w:r w:rsidRPr="3FC1A9CB" w:rsidR="00277194">
          <w:rPr/>
          <w:t xml:space="preserve"> </w:t>
        </w:r>
      </w:ins>
      <w:r w:rsidRPr="21CB161F">
        <w:rPr/>
        <w:t>as shown in figure 6</w:t>
      </w:r>
      <w:r w:rsidRPr="3FC1A9CB" w:rsidR="004B6DE7">
        <w:rPr/>
        <w:t xml:space="preserve">. </w:t>
      </w:r>
      <w:r w:rsidRPr="3FC1A9CB" w:rsidR="00CD2AC4">
        <w:rPr/>
        <w:t xml:space="preserve"> </w:t>
      </w:r>
      <w:r w:rsidRPr="21CB161F" w:rsidR="002622AE">
        <w:rPr/>
        <w:t xml:space="preserve">As a result, some selected properties and methods from </w:t>
      </w:r>
      <w:proofErr w:type="spellStart"/>
      <w:r w:rsidR="00A343A1">
        <w:rPr/>
        <w:t>ThirdParty</w:t>
      </w:r>
      <w:r w:rsidRPr="21CB161F" w:rsidR="002622AE">
        <w:rPr/>
        <w:t>Component</w:t>
      </w:r>
      <w:proofErr w:type="spellEnd"/>
      <w:r w:rsidRPr="21CB161F" w:rsidR="002622AE">
        <w:rPr/>
        <w:t xml:space="preserve"> will be further defined through </w:t>
      </w:r>
      <w:ins w:author="Peter Chuang （莊偉華） [2]" w:date="2018-01-08T12:01:00Z" w:id="481">
        <w:r w:rsidR="00277194">
          <w:rPr/>
          <w:t>A10Widget</w:t>
        </w:r>
        <w:r w:rsidRPr="3FC1A9CB" w:rsidDel="00277194" w:rsidR="00277194">
          <w:rPr/>
          <w:t xml:space="preserve"> </w:t>
        </w:r>
      </w:ins>
      <w:del w:author="Peter Chuang （莊偉華） [2]" w:date="2018-01-08T12:01:00Z" w:id="482">
        <w:r w:rsidRPr="7747FD69" w:rsidDel="00277194" w:rsidR="002622AE">
          <w:rPr>
            <w:rFonts w:hint="eastAsia"/>
          </w:rPr>
          <w:delText>A10ComponentWrapper</w:delText>
        </w:r>
      </w:del>
      <w:r w:rsidRPr="3FC1A9CB" w:rsidR="002622AE">
        <w:rPr/>
        <w:t>.</w:t>
      </w:r>
      <w:r w:rsidRPr="3FC1A9CB" w:rsidR="001E50D6">
        <w:rPr/>
        <w:t xml:space="preserve"> </w:t>
      </w:r>
      <w:r w:rsidRPr="21CB161F" w:rsidR="00D65336">
        <w:rPr>
          <w:rPrChange w:author="Peter Chuang （莊偉華） [2]" w:date="2018-01-09T00:47:00Z" w:id="483">
            <w:rPr>
              <w:color w:val="FF0000"/>
            </w:rPr>
          </w:rPrChange>
        </w:rPr>
        <w:t>T</w:t>
      </w:r>
      <w:r w:rsidRPr="21CB161F" w:rsidR="001E50D6">
        <w:rPr>
          <w:rPrChange w:author="Peter Chuang （莊偉華） [2]" w:date="2018-01-09T00:47:00Z" w:id="484">
            <w:rPr>
              <w:color w:val="FF0000"/>
            </w:rPr>
          </w:rPrChange>
        </w:rPr>
        <w:t>hos</w:t>
      </w:r>
      <w:r w:rsidRPr="21CB161F" w:rsidR="00D65336">
        <w:rPr>
          <w:rPrChange w:author="Peter Chuang （莊偉華） [2]" w:date="2018-01-09T00:47:00Z" w:id="485">
            <w:rPr>
              <w:color w:val="FF0000"/>
            </w:rPr>
          </w:rPrChange>
        </w:rPr>
        <w:t xml:space="preserve">e </w:t>
      </w:r>
      <w:r w:rsidRPr="21CB161F" w:rsidR="00D65336">
        <w:rPr>
          <w:rPrChange w:author="Peter Chuang （莊偉華） [2]" w:date="2018-01-09T00:47:00Z" w:id="486">
            <w:rPr>
              <w:color w:val="FF0000"/>
            </w:rPr>
          </w:rPrChange>
        </w:rPr>
        <w:t>props which are not selected</w:t>
      </w:r>
      <w:r w:rsidRPr="3FC1A9CB" w:rsidR="00D65336">
        <w:rPr>
          <w:rPrChange w:author="Roll Tsai" w:date="2018-08-23T01:13:39.2974155" w:id="1510362542">
            <w:rPr>
              <w:color w:val="FF0000"/>
            </w:rPr>
          </w:rPrChange>
        </w:rPr>
        <w:t xml:space="preserve"> </w:t>
      </w:r>
      <w:r w:rsidRPr="21CB161F" w:rsidR="001E50D6">
        <w:rPr>
          <w:rPrChange w:author="Peter Chuang （莊偉華） [2]" w:date="2018-01-09T00:47:00Z" w:id="488">
            <w:rPr>
              <w:color w:val="FF0000"/>
            </w:rPr>
          </w:rPrChange>
        </w:rPr>
        <w:t>will be imported directly without any change.</w:t>
      </w:r>
      <w:r w:rsidRPr="3FC1A9CB" w:rsidR="002678FE">
        <w:rPr/>
        <w:t xml:space="preserve"> </w:t>
      </w:r>
      <w:ins w:author="Peter Chuang （莊偉華） [2]" w:date="2018-01-08T12:07:00Z" w:id="489">
        <w:r w:rsidR="00D67710">
          <w:rPr/>
          <w:t xml:space="preserve">In Figure 6, method3 and method4 from </w:t>
        </w:r>
        <w:proofErr w:type="spellStart"/>
        <w:r w:rsidR="00D67710">
          <w:rPr/>
          <w:t>ThirdPartyComponent</w:t>
        </w:r>
        <w:proofErr w:type="spellEnd"/>
        <w:r w:rsidRPr="3FC1A9CB" w:rsidR="00D67710">
          <w:rPr/>
          <w:t xml:space="preserve"> </w:t>
        </w:r>
      </w:ins>
      <w:ins w:author="Peter Chuang （莊偉華） [2]" w:date="2018-01-08T12:08:00Z" w:id="490">
        <w:r w:rsidR="00D67710">
          <w:rPr/>
          <w:t xml:space="preserve">are such props that </w:t>
        </w:r>
        <w:r w:rsidR="00D67710">
          <w:rPr/>
          <w:t>will be imported</w:t>
        </w:r>
        <w:r w:rsidR="00D67710">
          <w:rPr/>
          <w:t xml:space="preserve"> directly without any change.  </w:t>
        </w:r>
      </w:ins>
      <w:r w:rsidRPr="21CB161F" w:rsidR="00CD2AC4">
        <w:rPr/>
        <w:t xml:space="preserve">Benefits of this </w:t>
      </w:r>
      <w:r w:rsidRPr="21CB161F" w:rsidR="00E6154B">
        <w:rPr/>
        <w:t>A</w:t>
      </w:r>
      <w:r w:rsidRPr="21CB161F" w:rsidR="00CD2AC4">
        <w:rPr/>
        <w:t xml:space="preserve">dapter </w:t>
      </w:r>
      <w:r w:rsidR="00CD2AC4">
        <w:rPr/>
        <w:t>approach</w:t>
      </w:r>
      <w:r w:rsidRPr="3FC1A9CB" w:rsidR="00CD2AC4">
        <w:rPr/>
        <w:t xml:space="preserve">: </w:t>
      </w:r>
    </w:p>
    <w:p w:rsidR="008B7F8E" w:rsidP="3FC1A9CB" w:rsidRDefault="00CD2AC4" w14:paraId="2BA5CAC4" w14:textId="42E14861">
      <w:pPr>
        <w:pStyle w:val="a7"/>
        <w:numPr>
          <w:ilvl w:val="0"/>
          <w:numId w:val="40"/>
        </w:numPr>
        <w:rPr/>
      </w:pPr>
      <w:r w:rsidRPr="21CB161F">
        <w:rPr/>
        <w:t xml:space="preserve">Allowing the interface of the </w:t>
      </w:r>
      <w:proofErr w:type="spellStart"/>
      <w:r w:rsidR="00A343A1">
        <w:rPr/>
        <w:t>ThirdParty</w:t>
      </w:r>
      <w:r w:rsidRPr="21CB161F">
        <w:rPr/>
        <w:t>Component</w:t>
      </w:r>
      <w:proofErr w:type="spellEnd"/>
      <w:r w:rsidRPr="3FC1A9CB" w:rsidR="003524A5">
        <w:rPr/>
        <w:t xml:space="preserve"> </w:t>
      </w:r>
      <w:r w:rsidRPr="21CB161F">
        <w:rPr/>
        <w:t xml:space="preserve">to </w:t>
      </w:r>
      <w:r w:rsidRPr="21CB161F">
        <w:rPr/>
        <w:t>be used</w:t>
      </w:r>
      <w:r w:rsidRPr="21CB161F">
        <w:rPr/>
        <w:t xml:space="preserve"> in A10</w:t>
      </w:r>
      <w:r w:rsidRPr="21CB161F" w:rsidR="002A1C5B">
        <w:rPr/>
        <w:t>Widget</w:t>
      </w:r>
      <w:r w:rsidRPr="21CB161F">
        <w:rPr/>
        <w:t xml:space="preserve">sWrapper. </w:t>
      </w:r>
    </w:p>
    <w:p w:rsidRPr="00A343A1" w:rsidR="00CD2AC4" w:rsidP="3FC1A9CB" w:rsidRDefault="00497247" w14:paraId="0C9D20CD" w14:textId="71E2C65B">
      <w:pPr>
        <w:pStyle w:val="a7"/>
        <w:numPr>
          <w:ilvl w:val="0"/>
          <w:numId w:val="40"/>
        </w:numPr>
        <w:rPr/>
      </w:pPr>
      <w:r w:rsidRPr="00A343A1">
        <w:rPr/>
        <w:t xml:space="preserve">There is no need to modify </w:t>
      </w:r>
      <w:proofErr w:type="spellStart"/>
      <w:r w:rsidRPr="00A343A1" w:rsidR="00A343A1">
        <w:rPr/>
        <w:t>ThirdParty</w:t>
      </w:r>
      <w:r w:rsidRPr="00A343A1" w:rsidR="00CD2AC4">
        <w:rPr/>
        <w:t>Component</w:t>
      </w:r>
      <w:proofErr w:type="spellEnd"/>
      <w:r w:rsidRPr="3FC1A9CB" w:rsidR="00CD2AC4">
        <w:rPr/>
        <w:t xml:space="preserve"> </w:t>
      </w:r>
      <w:r w:rsidRPr="00A343A1">
        <w:rPr/>
        <w:t xml:space="preserve">when </w:t>
      </w:r>
      <w:r w:rsidRPr="00A343A1" w:rsidR="00E6154B">
        <w:rPr/>
        <w:t>interact</w:t>
      </w:r>
      <w:r w:rsidRPr="00E66E95" w:rsidR="00A343A1">
        <w:rPr/>
        <w:t>ing</w:t>
      </w:r>
      <w:r w:rsidRPr="00A343A1" w:rsidR="00CD2AC4">
        <w:rPr/>
        <w:t xml:space="preserve"> with A10</w:t>
      </w:r>
      <w:r w:rsidRPr="00A343A1" w:rsidR="002A1C5B">
        <w:rPr/>
        <w:t>Widget</w:t>
      </w:r>
      <w:r w:rsidRPr="00A343A1" w:rsidR="00CD2AC4">
        <w:rPr/>
        <w:t>Wrapper.</w:t>
      </w:r>
    </w:p>
    <w:p w:rsidRPr="00EF3C7C" w:rsidR="00CD2AC4" w:rsidDel="00277194" w:rsidP="00CD2AC4" w:rsidRDefault="00EF3C7C" w14:paraId="03001E89" w14:textId="76EFF111">
      <w:pPr>
        <w:rPr>
          <w:del w:author="Peter Chuang （莊偉華） [2]" w:date="2018-01-08T11:59:00Z" w:id="491"/>
          <w:color w:val="FF0000"/>
        </w:rPr>
      </w:pPr>
      <w:del w:author="Peter Chuang （莊偉華） [2]" w:date="2018-01-08T11:59:00Z" w:id="492">
        <w:r w:rsidRPr="00EF3C7C" w:rsidDel="00277194">
          <w:rPr>
            <w:color w:val="FF0000"/>
          </w:rPr>
          <w:delText>(show method3 and method4)</w:delText>
        </w:r>
      </w:del>
    </w:p>
    <w:p w:rsidR="00101977" w:rsidP="00101977" w:rsidRDefault="0092296E" w14:paraId="72161482" w14:textId="177829D8">
      <w:pPr>
        <w:keepNext/>
        <w:jc w:val="center"/>
      </w:pPr>
      <w:del w:author="Rui Zhang" w:date="2018-01-07T19:33:00Z" w:id="493">
        <w:r>
          <w:rPr>
            <w:noProof/>
            <w:lang w:eastAsia="zh-CN"/>
          </w:rPr>
          <w:lastRenderedPageBreak/>
          <w:drawing>
            <wp:inline distT="0" distB="0" distL="0" distR="0" wp14:anchorId="2ABA26AB" wp14:editId="7FE52C82">
              <wp:extent cx="5486400" cy="3655060"/>
              <wp:effectExtent l="0" t="0" r="0" b="2540"/>
              <wp:docPr id="11" name="图片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3655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r w:rsidR="00F34D7D">
        <w:rPr>
          <w:noProof/>
          <w:lang w:eastAsia="zh-CN"/>
        </w:rPr>
        <w:lastRenderedPageBreak/>
        <w:drawing>
          <wp:inline distT="0" distB="0" distL="0" distR="0" wp14:anchorId="609554DE" wp14:editId="5A1B582B">
            <wp:extent cx="5486400" cy="368681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C4" w:rsidP="652DBFB5" w:rsidRDefault="00101977" w14:paraId="36A01AE1" w14:textId="054EB01B" w14:noSpellErr="1">
      <w:pPr>
        <w:pStyle w:val="aa"/>
        <w:jc w:val="center"/>
        <w:rPr>
          <w:rFonts w:ascii="宋体" w:hAnsi="宋体" w:eastAsia="宋体" w:cs="宋体"/>
          <w:lang w:eastAsia="zh-CN"/>
          <w:rPrChange w:author="Roll Tsai" w:date="2018-08-22T23:07:51.0900951" w:id="270089314">
            <w:rPr/>
          </w:rPrChange>
        </w:rPr>
        <w:pPrChange w:author="Roll Tsai" w:date="2018-08-22T23:07:51.0900951" w:id="495">
          <w:pPr/>
        </w:pPrChange>
      </w:pPr>
      <w:r>
        <w:rPr/>
        <w:t xml:space="preserve">Figure </w:t>
      </w:r>
      <w:r w:rsidR="00C90459">
        <w:fldChar w:fldCharType="begin"/>
      </w:r>
      <w:r w:rsidR="00C90459">
        <w:instrText xml:space="preserve"> SEQ Figure \* ARABIC </w:instrText>
      </w:r>
      <w:r w:rsidR="00C90459">
        <w:fldChar w:fldCharType="separate"/>
      </w:r>
      <w:r w:rsidRPr="494C7C3A">
        <w:rPr>
          <w:rPrChange w:author="Willy Liu" w:date="2018-01-10T00:00:00Z" w:id="496">
            <w:rPr>
              <w:b/>
              <w:bCs/>
              <w:smallCaps/>
              <w:noProof/>
            </w:rPr>
          </w:rPrChange>
        </w:rPr>
        <w:t>6</w:t>
      </w:r>
      <w:r w:rsidR="00C90459">
        <w:fldChar w:fldCharType="end"/>
      </w:r>
      <w:r w:rsidRPr="652DBFB5">
        <w:rPr>
          <w:rFonts w:ascii="宋体" w:hAnsi="宋体" w:eastAsia="宋体" w:cs="宋体"/>
          <w:lang w:eastAsia="zh-CN"/>
          <w:rPrChange w:author="Roll Tsai" w:date="2018-08-22T23:07:51.0900951" w:id="1981127261">
            <w:rPr>
              <w:rFonts w:eastAsia="宋体"/>
              <w:lang w:eastAsia="zh-CN"/>
            </w:rPr>
          </w:rPrChange>
        </w:rPr>
        <w:t xml:space="preserve"> </w:t>
      </w:r>
      <w:r w:rsidRPr="652DBFB5">
        <w:rPr>
          <w:lang w:eastAsia="zh-CN"/>
          <w:rPrChange w:author="Roll Tsai" w:date="2018-08-22T23:07:51.0900951" w:id="330542270">
            <w:rPr>
              <w:rFonts w:eastAsia="宋体"/>
              <w:lang w:eastAsia="zh-CN"/>
            </w:rPr>
          </w:rPrChange>
        </w:rPr>
        <w:t>The UML of Design Pattern: Object Adapter</w:t>
      </w:r>
    </w:p>
    <w:p w:rsidRPr="00E66E95" w:rsidR="003A39D1" w:rsidRDefault="003A39D1" w14:paraId="0C128B0B" w14:textId="0662583A">
      <w:pPr>
        <w:rPr>
          <w:rFonts w:asciiTheme="majorHAnsi" w:hAnsiTheme="majorHAnsi" w:eastAsiaTheme="majorEastAsia" w:cstheme="majorBidi"/>
          <w:strike/>
          <w:color w:val="1F497D" w:themeColor="text2"/>
        </w:rPr>
      </w:pPr>
    </w:p>
    <w:p w:rsidRPr="00033F91" w:rsidR="00CD2AC4" w:rsidP="00E66E95" w:rsidRDefault="00CD2AC4" w14:paraId="29C5D086" w14:textId="71159842" w14:noSpellErr="1">
      <w:pPr>
        <w:pStyle w:val="2"/>
      </w:pPr>
      <w:bookmarkStart w:name="_Toc503352837" w:id="497"/>
      <w:bookmarkStart w:name="_Toc503354808" w:id="498"/>
      <w:bookmarkStart w:name="_Toc503365880" w:id="499"/>
      <w:r w:rsidRPr="21CB161F">
        <w:rPr/>
        <w:t xml:space="preserve">Decorator </w:t>
      </w:r>
      <w:r w:rsidRPr="21CB161F" w:rsidR="00F30163">
        <w:rPr/>
        <w:t>P</w:t>
      </w:r>
      <w:r w:rsidRPr="21CB161F">
        <w:rPr/>
        <w:t>attern</w:t>
      </w:r>
      <w:bookmarkEnd w:id="497"/>
      <w:bookmarkEnd w:id="498"/>
      <w:bookmarkEnd w:id="499"/>
    </w:p>
    <w:p w:rsidR="00CD2AC4" w:rsidRDefault="00CD2AC4" w14:paraId="24DD5BE7" w14:textId="57C52CD9" w14:noSpellErr="1">
      <w:r w:rsidRPr="21CB161F">
        <w:rPr/>
        <w:t>A10</w:t>
      </w:r>
      <w:r w:rsidRPr="21CB161F" w:rsidR="002A1C5B">
        <w:rPr/>
        <w:t>Widget</w:t>
      </w:r>
      <w:r w:rsidRPr="21CB161F">
        <w:rPr/>
        <w:t xml:space="preserve">Wrapper adopts the </w:t>
      </w:r>
      <w:r w:rsidRPr="21CB161F" w:rsidR="00E6154B">
        <w:rPr/>
        <w:t>Decorators</w:t>
      </w:r>
      <w:r w:rsidRPr="21CB161F">
        <w:rPr/>
        <w:t xml:space="preserve"> design pattern. It allows us to </w:t>
      </w:r>
      <w:r w:rsidRPr="21CB161F" w:rsidR="00CF3998">
        <w:rPr/>
        <w:t>enhance</w:t>
      </w:r>
      <w:r w:rsidRPr="21CB161F">
        <w:rPr/>
        <w:t xml:space="preserve"> a </w:t>
      </w:r>
      <w:r w:rsidRPr="21CB161F" w:rsidR="002A1C5B">
        <w:rPr/>
        <w:t>Widget</w:t>
      </w:r>
      <w:r w:rsidRPr="21CB161F">
        <w:rPr/>
        <w:t xml:space="preserve"> by composition between classes rather than by inheritance of a </w:t>
      </w:r>
      <w:r w:rsidRPr="21CB161F" w:rsidR="00A357AA">
        <w:rPr/>
        <w:t xml:space="preserve">base </w:t>
      </w:r>
      <w:r w:rsidRPr="21CB161F">
        <w:rPr/>
        <w:t xml:space="preserve">class. Benefits of this decorator </w:t>
      </w:r>
      <w:r>
        <w:rPr/>
        <w:t>approach</w:t>
      </w:r>
      <w:r w:rsidRPr="21CB161F">
        <w:rPr/>
        <w:t xml:space="preserve">: </w:t>
      </w:r>
    </w:p>
    <w:p w:rsidR="00CD2AC4" w:rsidP="494C7C3A" w:rsidRDefault="00CD2AC4" w14:paraId="5B1B81BC" w14:textId="5BB2E108" w14:noSpellErr="1">
      <w:pPr>
        <w:pStyle w:val="a7"/>
        <w:numPr>
          <w:ilvl w:val="0"/>
          <w:numId w:val="41"/>
        </w:numPr>
        <w:rPr/>
      </w:pPr>
      <w:r w:rsidRPr="77B2F555">
        <w:rPr/>
        <w:t>A</w:t>
      </w:r>
      <w:r w:rsidRPr="00955188">
        <w:rPr/>
        <w:t xml:space="preserve">llowing </w:t>
      </w:r>
      <w:del w:author="Peter Chuang （莊偉華） [2]" w:date="2018-01-08T12:49:00Z" w:id="500">
        <w:r w:rsidRPr="00955188" w:rsidDel="005C08F3">
          <w:delText xml:space="preserve">behavior </w:delText>
        </w:r>
      </w:del>
      <w:ins w:author="Peter Chuang （莊偉華） [2]" w:date="2018-01-08T12:49:00Z" w:id="501">
        <w:r w:rsidR="005C08F3">
          <w:rPr/>
          <w:t>functionality</w:t>
        </w:r>
        <w:r w:rsidRPr="494C7C3A" w:rsidR="005C08F3">
          <w:rPr/>
          <w:t xml:space="preserve"> </w:t>
        </w:r>
      </w:ins>
      <w:r w:rsidRPr="00955188">
        <w:rPr/>
        <w:t xml:space="preserve">to </w:t>
      </w:r>
      <w:r w:rsidRPr="00955188">
        <w:rPr/>
        <w:t>be added</w:t>
      </w:r>
      <w:r w:rsidRPr="00955188">
        <w:rPr/>
        <w:t xml:space="preserve"> to</w:t>
      </w:r>
      <w:commentRangeStart w:id="502"/>
      <w:r w:rsidRPr="494C7C3A">
        <w:rPr/>
        <w:t xml:space="preserve"> </w:t>
      </w:r>
      <w:ins w:author="Peter Chuang （莊偉華） [2]" w:date="2018-01-08T12:03:00Z" w:id="503">
        <w:r w:rsidR="00277194">
          <w:rPr/>
          <w:t>A10Widget</w:t>
        </w:r>
      </w:ins>
      <w:del w:author="Peter Chuang （莊偉華） [2]" w:date="2018-01-08T12:03:00Z" w:id="504">
        <w:r w:rsidDel="00277194">
          <w:rPr>
            <w:rFonts w:hint="eastAsia"/>
          </w:rPr>
          <w:delText>A10ComponetWrapper</w:delText>
        </w:r>
        <w:commentRangeEnd w:id="502"/>
        <w:r w:rsidDel="00277194" w:rsidR="002F26CB">
          <w:rPr>
            <w:rStyle w:val="afc"/>
          </w:rPr>
          <w:commentReference w:id="502"/>
        </w:r>
      </w:del>
      <w:r w:rsidRPr="00955188">
        <w:rPr/>
        <w:t>, ei</w:t>
      </w:r>
      <w:r>
        <w:rPr/>
        <w:t>ther statically or dynamically</w:t>
      </w:r>
      <w:r w:rsidRPr="77B2F555" w:rsidR="00CF3998">
        <w:rPr/>
        <w:t xml:space="preserve"> without coupling</w:t>
      </w:r>
      <w:r w:rsidRPr="494C7C3A">
        <w:rPr/>
        <w:t>.</w:t>
      </w:r>
    </w:p>
    <w:p w:rsidR="00CF3998" w:rsidP="494C7C3A" w:rsidRDefault="00CD2AC4" w14:paraId="50B7B792" w14:textId="27FA0D78" w14:noSpellErr="1">
      <w:pPr>
        <w:pStyle w:val="a7"/>
        <w:numPr>
          <w:ilvl w:val="0"/>
          <w:numId w:val="41"/>
        </w:numPr>
        <w:rPr/>
      </w:pPr>
      <w:r w:rsidRPr="77B2F555">
        <w:rPr/>
        <w:t xml:space="preserve">The original </w:t>
      </w:r>
      <w:r w:rsidRPr="00955188">
        <w:rPr/>
        <w:t>behavior</w:t>
      </w:r>
      <w:r w:rsidRPr="77B2F555">
        <w:rPr/>
        <w:t xml:space="preserve"> of </w:t>
      </w:r>
      <w:ins w:author="Peter Chuang （莊偉華） [2]" w:date="2018-01-08T12:01:00Z" w:id="505">
        <w:r w:rsidR="00277194">
          <w:rPr/>
          <w:t>A10Widget</w:t>
        </w:r>
      </w:ins>
      <w:del w:author="Peter Chuang （莊偉華） [2]" w:date="2018-01-08T12:01:00Z" w:id="506">
        <w:r w:rsidDel="00277194">
          <w:rPr>
            <w:rFonts w:hint="eastAsia"/>
          </w:rPr>
          <w:delText>A10Compone</w:delText>
        </w:r>
        <w:r w:rsidRPr="00AE7817" w:rsidDel="00277194" w:rsidR="00AE7817">
          <w:rPr>
            <w:color w:val="FF0000"/>
          </w:rPr>
          <w:delText>n</w:delText>
        </w:r>
        <w:r w:rsidDel="00277194">
          <w:rPr>
            <w:rFonts w:hint="eastAsia"/>
          </w:rPr>
          <w:delText>tWrapper</w:delText>
        </w:r>
      </w:del>
      <w:r w:rsidRPr="77B2F555">
        <w:rPr/>
        <w:t xml:space="preserve"> </w:t>
      </w:r>
      <w:r w:rsidRPr="77B2F555">
        <w:rPr/>
        <w:t>is not affected</w:t>
      </w:r>
      <w:r w:rsidRPr="77B2F555" w:rsidR="00125939">
        <w:rPr/>
        <w:t xml:space="preserve"> at all</w:t>
      </w:r>
      <w:r w:rsidRPr="494C7C3A">
        <w:rPr/>
        <w:t>.</w:t>
      </w:r>
      <w:r w:rsidRPr="494C7C3A" w:rsidR="00C52E8E">
        <w:rPr/>
        <w:t xml:space="preserve"> </w:t>
      </w:r>
      <w:ins w:author="Peter Chuang （莊偉華） [2]" w:date="2018-01-08T12:01:00Z" w:id="507">
        <w:r w:rsidR="00277194">
          <w:rPr/>
          <w:t>A10Widget</w:t>
        </w:r>
        <w:r w:rsidRPr="494C7C3A" w:rsidDel="00277194" w:rsidR="00277194">
          <w:rPr/>
          <w:t xml:space="preserve"> </w:t>
        </w:r>
      </w:ins>
      <w:del w:author="Peter Chuang （莊偉華） [2]" w:date="2018-01-08T12:01:00Z" w:id="508">
        <w:r w:rsidDel="00277194" w:rsidR="009C7F73">
          <w:rPr>
            <w:rFonts w:hint="eastAsia"/>
          </w:rPr>
          <w:delText>A10ComponentWrapper</w:delText>
        </w:r>
      </w:del>
      <w:del w:author="Peter Chuang （莊偉華） [2]" w:date="2018-01-08T12:09:00Z" w:id="509">
        <w:r w:rsidDel="00D67710" w:rsidR="009C7F73">
          <w:rPr>
            <w:rFonts w:hint="eastAsia"/>
          </w:rPr>
          <w:delText xml:space="preserve"> </w:delText>
        </w:r>
      </w:del>
      <w:r w:rsidRPr="77B2F555" w:rsidR="009C7F73">
        <w:rPr/>
        <w:t xml:space="preserve">still has </w:t>
      </w:r>
      <w:r w:rsidRPr="77B2F555" w:rsidR="0098422F">
        <w:rPr/>
        <w:t xml:space="preserve">all of </w:t>
      </w:r>
      <w:r w:rsidRPr="77B2F555" w:rsidR="009C7F73">
        <w:rPr/>
        <w:t>its own behavior. A</w:t>
      </w:r>
      <w:r w:rsidRPr="77B2F555" w:rsidR="00E6154B">
        <w:rPr/>
        <w:t>t</w:t>
      </w:r>
      <w:r w:rsidRPr="77B2F555" w:rsidR="009C7F73">
        <w:rPr/>
        <w:t xml:space="preserve"> the same time</w:t>
      </w:r>
      <w:r w:rsidRPr="494C7C3A">
        <w:rPr/>
        <w:t>,</w:t>
      </w:r>
      <w:r w:rsidRPr="494C7C3A" w:rsidR="009C7F73">
        <w:rPr/>
        <w:t xml:space="preserve"> </w:t>
      </w:r>
      <w:r w:rsidRPr="77B2F555">
        <w:rPr/>
        <w:t xml:space="preserve">new </w:t>
      </w:r>
      <w:del w:author="Peter Chuang （莊偉華） [2]" w:date="2018-01-08T12:50:00Z" w:id="510">
        <w:r w:rsidDel="005C08F3">
          <w:rPr>
            <w:rFonts w:hint="eastAsia"/>
          </w:rPr>
          <w:delText xml:space="preserve">behavior </w:delText>
        </w:r>
      </w:del>
      <w:ins w:author="Peter Chuang （莊偉華） [2]" w:date="2018-01-08T12:50:00Z" w:id="511">
        <w:r w:rsidR="005C08F3">
          <w:rPr/>
          <w:t>functionality</w:t>
        </w:r>
        <w:r w:rsidRPr="494C7C3A" w:rsidR="005C08F3">
          <w:rPr/>
          <w:t xml:space="preserve"> </w:t>
        </w:r>
      </w:ins>
      <w:r w:rsidRPr="77B2F555">
        <w:rPr/>
        <w:t xml:space="preserve">is added without changing </w:t>
      </w:r>
      <w:r w:rsidR="00E6154B">
        <w:rPr/>
        <w:t xml:space="preserve">the </w:t>
      </w:r>
      <w:r w:rsidRPr="00F035D7" w:rsidR="00E6154B">
        <w:rPr/>
        <w:t>class which</w:t>
      </w:r>
      <w:r w:rsidRPr="00F035D7" w:rsidR="00E6154B">
        <w:rPr/>
        <w:t xml:space="preserve"> is being decorated</w:t>
      </w:r>
      <w:r w:rsidRPr="494C7C3A">
        <w:rPr/>
        <w:t>.</w:t>
      </w:r>
    </w:p>
    <w:p w:rsidRPr="00DC4248" w:rsidR="00DC4248" w:rsidP="3547F8B7" w:rsidRDefault="00AE218E" w14:paraId="0F863FB4" w14:textId="2C106A95" w14:noSpellErr="1">
      <w:pPr>
        <w:pStyle w:val="a7"/>
        <w:ind w:left="480"/>
        <w:rPr>
          <w:ins w:author="Peter Chuang （莊偉華） [2]" w:date="2018-01-08T12:22:00Z" w:id="512"/>
          <w:rPrChange w:author="Roll Tsai" w:date="2018-08-22T22:52:38.8586692" w:id="513">
            <w:rPr>
              <w:ins w:author="Peter Chuang （莊偉華） [2]" w:date="2018-01-08T12:22:00Z" w:id="514"/>
              <w:color w:val="FF0000"/>
            </w:rPr>
          </w:rPrChange>
        </w:rPr>
      </w:pPr>
      <w:r w:rsidRPr="00DC4248">
        <w:rPr>
          <w:rPrChange w:author="Peter Chuang （莊偉華） [2]" w:date="2018-01-08T12:23:00Z" w:id="515">
            <w:rPr>
              <w:color w:val="FF0000"/>
            </w:rPr>
          </w:rPrChange>
        </w:rPr>
        <w:lastRenderedPageBreak/>
        <w:t>Decorator allow us to add additional method</w:t>
      </w:r>
      <w:r w:rsidRPr="00DC4248" w:rsidR="009C46AF">
        <w:rPr>
          <w:rPrChange w:author="Peter Chuang （莊偉華） [2]" w:date="2018-01-08T12:23:00Z" w:id="516">
            <w:rPr>
              <w:color w:val="FF0000"/>
            </w:rPr>
          </w:rPrChange>
        </w:rPr>
        <w:t xml:space="preserve">s to the existing </w:t>
      </w:r>
      <w:ins w:author="Peter Chuang （莊偉華） [2]" w:date="2018-01-08T12:03:00Z" w:id="517">
        <w:r w:rsidRPr="00DC4248" w:rsidR="00277194">
          <w:rPr/>
          <w:t>A10Widget</w:t>
        </w:r>
        <w:r w:rsidRPr="3547F8B7" w:rsidDel="00277194" w:rsidR="00277194">
          <w:rPr>
            <w:rPrChange w:author="Roll Tsai" w:date="2018-08-22T22:52:38.8586692" w:id="1163440661">
              <w:rPr>
                <w:color w:val="FF0000"/>
              </w:rPr>
            </w:rPrChange>
          </w:rPr>
          <w:t xml:space="preserve"> </w:t>
        </w:r>
      </w:ins>
      <w:del w:author="Peter Chuang （莊偉華） [2]" w:date="2018-01-08T12:03:00Z" w:id="519">
        <w:r w:rsidRPr="00DC4248" w:rsidDel="00277194" w:rsidR="009C46AF">
          <w:rPr>
            <w:rPrChange w:author="Peter Chuang （莊偉華） [2]" w:date="2018-01-08T12:23:00Z" w:id="520">
              <w:rPr>
                <w:color w:val="FF0000"/>
              </w:rPr>
            </w:rPrChange>
          </w:rPr>
          <w:delText>A10ComponentWrapper</w:delText>
        </w:r>
      </w:del>
      <w:r w:rsidRPr="3547F8B7" w:rsidR="009C46AF">
        <w:rPr>
          <w:rPrChange w:author="Roll Tsai" w:date="2018-08-22T22:52:38.8586692" w:id="556631607">
            <w:rPr>
              <w:color w:val="FF0000"/>
            </w:rPr>
          </w:rPrChange>
        </w:rPr>
        <w:t xml:space="preserve">. </w:t>
      </w:r>
      <w:r w:rsidRPr="00DC4248" w:rsidR="009C46AF">
        <w:rPr>
          <w:rPrChange w:author="Peter Chuang （莊偉華） [2]" w:date="2018-01-08T12:23:00Z" w:id="522">
            <w:rPr>
              <w:color w:val="FF0000"/>
            </w:rPr>
          </w:rPrChange>
        </w:rPr>
        <w:t xml:space="preserve">These </w:t>
      </w:r>
      <w:del w:author="Peter Chuang （莊偉華） [2]" w:date="2018-01-08T12:23:00Z" w:id="523">
        <w:r w:rsidRPr="00DC4248" w:rsidDel="00DC4248" w:rsidR="009C46AF">
          <w:rPr>
            <w:rPrChange w:author="Peter Chuang （莊偉華） [2]" w:date="2018-01-08T12:23:00Z" w:id="524">
              <w:rPr>
                <w:color w:val="FF0000"/>
              </w:rPr>
            </w:rPrChange>
          </w:rPr>
          <w:delText xml:space="preserve">4 </w:delText>
        </w:r>
      </w:del>
      <w:ins w:author="Peter Chuang （莊偉華） [2]" w:date="2018-01-08T12:23:00Z" w:id="525">
        <w:r w:rsidRPr="00DC4248" w:rsidR="00DC4248">
          <w:rPr>
            <w:rPrChange w:author="Peter Chuang （莊偉華） [2]" w:date="2018-01-08T12:23:00Z" w:id="526">
              <w:rPr>
                <w:color w:val="FF0000"/>
              </w:rPr>
            </w:rPrChange>
          </w:rPr>
          <w:t>four</w:t>
        </w:r>
        <w:r w:rsidRPr="3547F8B7" w:rsidR="00DC4248">
          <w:rPr>
            <w:rPrChange w:author="Roll Tsai" w:date="2018-08-22T22:52:38.8586692" w:id="1441400316">
              <w:rPr>
                <w:color w:val="FF0000"/>
              </w:rPr>
            </w:rPrChange>
          </w:rPr>
          <w:t xml:space="preserve"> </w:t>
        </w:r>
      </w:ins>
      <w:r w:rsidRPr="00DC4248" w:rsidR="009C46AF">
        <w:rPr>
          <w:rPrChange w:author="Peter Chuang （莊偉華） [2]" w:date="2018-01-08T12:23:00Z" w:id="528">
            <w:rPr>
              <w:color w:val="FF0000"/>
            </w:rPr>
          </w:rPrChange>
        </w:rPr>
        <w:t>methods</w:t>
      </w:r>
      <w:del w:author="Peter Chuang （莊偉華） [2]" w:date="2018-01-08T12:23:00Z" w:id="529">
        <w:r w:rsidRPr="00DC4248" w:rsidDel="00DC4248" w:rsidR="009C46AF">
          <w:rPr>
            <w:rPrChange w:author="Peter Chuang （莊偉華） [2]" w:date="2018-01-08T12:23:00Z" w:id="530">
              <w:rPr>
                <w:color w:val="FF0000"/>
              </w:rPr>
            </w:rPrChange>
          </w:rPr>
          <w:delText>(1,2,3,4)</w:delText>
        </w:r>
      </w:del>
      <w:r w:rsidRPr="00DC4248" w:rsidR="009C46AF">
        <w:rPr>
          <w:rPrChange w:author="Peter Chuang （莊偉華） [2]" w:date="2018-01-08T12:23:00Z" w:id="531">
            <w:rPr>
              <w:color w:val="FF0000"/>
            </w:rPr>
          </w:rPrChange>
        </w:rPr>
        <w:t xml:space="preserve"> that </w:t>
      </w:r>
      <w:ins w:author="Peter Chuang （莊偉華） [2]" w:date="2018-01-08T12:23:00Z" w:id="532">
        <w:r w:rsidRPr="00DC4248" w:rsidR="00DC4248">
          <w:rPr>
            <w:rPrChange w:author="Peter Chuang （莊偉華） [2]" w:date="2018-01-08T12:23:00Z" w:id="533">
              <w:rPr>
                <w:color w:val="FF0000"/>
              </w:rPr>
            </w:rPrChange>
          </w:rPr>
          <w:t xml:space="preserve">currently </w:t>
        </w:r>
      </w:ins>
      <w:r w:rsidRPr="00DC4248" w:rsidR="009C46AF">
        <w:rPr>
          <w:rPrChange w:author="Peter Chuang （莊偉華） [2]" w:date="2018-01-08T12:23:00Z" w:id="534">
            <w:rPr>
              <w:color w:val="FF0000"/>
            </w:rPr>
          </w:rPrChange>
        </w:rPr>
        <w:t>support logging are added</w:t>
      </w:r>
      <w:del w:author="Peter Chuang （莊偉華） [2]" w:date="2018-01-08T12:22:00Z" w:id="535">
        <w:r w:rsidRPr="00DC4248" w:rsidDel="00DC4248" w:rsidR="009C46AF">
          <w:rPr>
            <w:rPrChange w:author="Peter Chuang （莊偉華） [2]" w:date="2018-01-08T12:23:00Z" w:id="536">
              <w:rPr>
                <w:color w:val="FF0000"/>
              </w:rPr>
            </w:rPrChange>
          </w:rPr>
          <w:delText xml:space="preserve">. </w:delText>
        </w:r>
      </w:del>
      <w:ins w:author="Peter Chuang （莊偉華） [2]" w:date="2018-01-08T12:22:00Z" w:id="537">
        <w:r w:rsidRPr="3547F8B7" w:rsidR="00DC4248">
          <w:rPr>
            <w:rPrChange w:author="Roll Tsai" w:date="2018-08-22T22:52:38.8586692" w:id="962672304">
              <w:rPr>
                <w:color w:val="FF0000"/>
              </w:rPr>
            </w:rPrChange>
          </w:rPr>
          <w:t>:</w:t>
        </w:r>
      </w:ins>
    </w:p>
    <w:p w:rsidRPr="00A56FAD" w:rsidR="00DC4248" w:rsidP="3FC1A9CB" w:rsidRDefault="00DC4248" w14:paraId="4411CAD3" w14:textId="22F332DE">
      <w:pPr>
        <w:pStyle w:val="a7"/>
        <w:numPr>
          <w:ilvl w:val="1"/>
          <w:numId w:val="37"/>
        </w:numPr>
        <w:rPr>
          <w:rFonts w:ascii="Consolas" w:hAnsi="Consolas" w:eastAsia="Consolas" w:cs="Consolas"/>
          <w:rPrChange w:author="Roll Tsai" w:date="2018-08-23T01:13:39.2974155" w:id="759834239">
            <w:rPr/>
          </w:rPrChange>
        </w:rPr>
        <w:pPrChange w:author="Roll Tsai" w:date="2018-08-23T01:13:39.2974155" w:id="556961141">
          <w:pPr>
            <w:pStyle w:val="a7"/>
            <w:numPr>
              <w:ilvl w:val="1"/>
              <w:numId w:val="37"/>
            </w:numPr>
          </w:pPr>
        </w:pPrChange>
      </w:pPr>
      <w:ins w:author="Peter Chuang （莊偉華） [2]" w:date="2018-01-08T12:22:00Z" w:id="540">
        <w:proofErr w:type="spellStart"/>
        <w:r w:rsidRPr="652DBFB5">
          <w:rPr>
            <w:rFonts w:ascii="Consolas" w:hAnsi="Consolas" w:eastAsia="Consolas" w:cs="Consolas"/>
            <w:rPrChange w:author="Roll Tsai" w:date="2018-08-22T23:07:51.0900951" w:id="1306272274">
              <w:rPr>
                <w:rFonts w:ascii="Consolas" w:hAnsi="Consolas"/>
              </w:rPr>
            </w:rPrChange>
          </w:rPr>
          <w:t>componentWillMount</w:t>
        </w:r>
        <w:proofErr w:type="spellEnd"/>
        <w:r w:rsidRPr="652DBFB5">
          <w:rPr>
            <w:rFonts w:ascii="Consolas" w:hAnsi="Consolas" w:eastAsia="Consolas" w:cs="Consolas"/>
            <w:rPrChange w:author="Roll Tsai" w:date="2018-08-22T23:07:51.0900951" w:id="98890758">
              <w:rPr>
                <w:rFonts w:ascii="Consolas" w:hAnsi="Consolas"/>
              </w:rPr>
            </w:rPrChange>
          </w:rPr>
          <w:t>()</w:t>
        </w:r>
      </w:ins>
    </w:p>
    <w:p w:rsidRPr="00A56FAD" w:rsidR="00DC4248" w:rsidP="3FC1A9CB" w:rsidRDefault="00DC4248" w14:paraId="799EE8E0" w14:textId="77777777">
      <w:pPr>
        <w:pStyle w:val="a7"/>
        <w:numPr>
          <w:ilvl w:val="1"/>
          <w:numId w:val="37"/>
        </w:numPr>
        <w:rPr>
          <w:rFonts w:ascii="Consolas" w:hAnsi="Consolas" w:eastAsia="Consolas" w:cs="Consolas"/>
          <w:rPrChange w:author="Roll Tsai" w:date="2018-08-23T01:13:39.2974155" w:id="396567379">
            <w:rPr/>
          </w:rPrChange>
        </w:rPr>
        <w:pPrChange w:author="Roll Tsai" w:date="2018-08-23T01:13:39.2974155" w:id="543896168">
          <w:pPr>
            <w:pStyle w:val="a7"/>
            <w:numPr>
              <w:ilvl w:val="1"/>
              <w:numId w:val="37"/>
            </w:numPr>
          </w:pPr>
        </w:pPrChange>
      </w:pPr>
      <w:ins w:author="Peter Chuang （莊偉華） [2]" w:date="2018-01-08T12:22:00Z" w:id="542">
        <w:proofErr w:type="spellStart"/>
        <w:r w:rsidRPr="652DBFB5">
          <w:rPr>
            <w:rFonts w:ascii="Consolas" w:hAnsi="Consolas" w:eastAsia="Consolas" w:cs="Consolas"/>
            <w:rPrChange w:author="Roll Tsai" w:date="2018-08-22T23:07:51.0900951" w:id="1450818029">
              <w:rPr>
                <w:rFonts w:ascii="Consolas" w:hAnsi="Consolas"/>
              </w:rPr>
            </w:rPrChange>
          </w:rPr>
          <w:t>componentWillUnmount</w:t>
        </w:r>
        <w:proofErr w:type="spellEnd"/>
        <w:r w:rsidRPr="652DBFB5">
          <w:rPr>
            <w:rFonts w:ascii="Consolas" w:hAnsi="Consolas" w:eastAsia="Consolas" w:cs="Consolas"/>
            <w:rPrChange w:author="Roll Tsai" w:date="2018-08-22T23:07:51.0900951" w:id="943767813">
              <w:rPr>
                <w:rFonts w:ascii="Consolas" w:hAnsi="Consolas"/>
              </w:rPr>
            </w:rPrChange>
          </w:rPr>
          <w:t>()</w:t>
        </w:r>
      </w:ins>
    </w:p>
    <w:p w:rsidRPr="00A56FAD" w:rsidR="00DC4248" w:rsidP="3FC1A9CB" w:rsidRDefault="00DC4248" w14:paraId="6058CC9D" w14:textId="77777777">
      <w:pPr>
        <w:pStyle w:val="a7"/>
        <w:numPr>
          <w:ilvl w:val="1"/>
          <w:numId w:val="37"/>
        </w:numPr>
        <w:rPr>
          <w:rFonts w:ascii="Consolas" w:hAnsi="Consolas" w:eastAsia="Consolas" w:cs="Consolas"/>
          <w:rPrChange w:author="Roll Tsai" w:date="2018-08-23T01:13:39.2974155" w:id="1005437617">
            <w:rPr/>
          </w:rPrChange>
        </w:rPr>
        <w:pPrChange w:author="Roll Tsai" w:date="2018-08-23T01:13:39.2974155" w:id="1481832932">
          <w:pPr>
            <w:pStyle w:val="a7"/>
            <w:numPr>
              <w:ilvl w:val="1"/>
              <w:numId w:val="37"/>
            </w:numPr>
          </w:pPr>
        </w:pPrChange>
      </w:pPr>
      <w:ins w:author="Peter Chuang （莊偉華） [2]" w:date="2018-01-08T12:22:00Z" w:id="544">
        <w:proofErr w:type="spellStart"/>
        <w:r w:rsidRPr="652DBFB5">
          <w:rPr>
            <w:rFonts w:ascii="Consolas" w:hAnsi="Consolas" w:eastAsia="Consolas" w:cs="Consolas"/>
            <w:rPrChange w:author="Roll Tsai" w:date="2018-08-22T23:07:51.0900951" w:id="1269499550">
              <w:rPr>
                <w:rFonts w:ascii="Consolas" w:hAnsi="Consolas"/>
              </w:rPr>
            </w:rPrChange>
          </w:rPr>
          <w:t>componentDidMount</w:t>
        </w:r>
        <w:proofErr w:type="spellEnd"/>
        <w:r w:rsidRPr="652DBFB5">
          <w:rPr>
            <w:rFonts w:ascii="Consolas" w:hAnsi="Consolas" w:eastAsia="Consolas" w:cs="Consolas"/>
            <w:rPrChange w:author="Roll Tsai" w:date="2018-08-22T23:07:51.0900951" w:id="1813629010">
              <w:rPr>
                <w:rFonts w:ascii="Consolas" w:hAnsi="Consolas"/>
              </w:rPr>
            </w:rPrChange>
          </w:rPr>
          <w:t>()</w:t>
        </w:r>
      </w:ins>
    </w:p>
    <w:p w:rsidRPr="00A56FAD" w:rsidR="00DC4248" w:rsidP="3FC1A9CB" w:rsidRDefault="00DC4248" w14:paraId="49AE8AF6" w14:textId="66F33707">
      <w:pPr>
        <w:pStyle w:val="a7"/>
        <w:numPr>
          <w:ilvl w:val="1"/>
          <w:numId w:val="37"/>
        </w:numPr>
        <w:rPr>
          <w:rFonts w:ascii="Consolas" w:hAnsi="Consolas" w:eastAsia="Consolas" w:cs="Consolas"/>
          <w:rPrChange w:author="Roll Tsai" w:date="2018-08-23T01:13:39.2974155" w:id="367950494">
            <w:rPr/>
          </w:rPrChange>
        </w:rPr>
        <w:pPrChange w:author="Roll Tsai" w:date="2018-08-23T01:13:39.2974155" w:id="1806995304">
          <w:pPr>
            <w:pStyle w:val="a7"/>
            <w:numPr>
              <w:ilvl w:val="1"/>
              <w:numId w:val="37"/>
            </w:numPr>
          </w:pPr>
        </w:pPrChange>
      </w:pPr>
      <w:ins w:author="Peter Chuang （莊偉華） [2]" w:date="2018-01-08T12:23:00Z" w:id="546">
        <w:proofErr w:type="spellStart"/>
        <w:r w:rsidRPr="652DBFB5">
          <w:rPr>
            <w:rFonts w:ascii="Consolas" w:hAnsi="Consolas" w:eastAsia="Consolas" w:cs="Consolas"/>
            <w:rPrChange w:author="Roll Tsai" w:date="2018-08-22T23:07:51.0900951" w:id="2015401156">
              <w:rPr>
                <w:rFonts w:ascii="Consolas" w:hAnsi="Consolas"/>
              </w:rPr>
            </w:rPrChange>
          </w:rPr>
          <w:t>c</w:t>
        </w:r>
      </w:ins>
      <w:ins w:author="Peter Chuang （莊偉華） [2]" w:date="2018-01-08T12:22:00Z" w:id="547">
        <w:r w:rsidRPr="652DBFB5">
          <w:rPr>
            <w:rFonts w:ascii="Consolas" w:hAnsi="Consolas" w:eastAsia="Consolas" w:cs="Consolas"/>
            <w:rPrChange w:author="Roll Tsai" w:date="2018-08-22T23:07:51.0900951" w:id="2010049816">
              <w:rPr>
                <w:rFonts w:ascii="Consolas" w:hAnsi="Consolas"/>
              </w:rPr>
            </w:rPrChange>
          </w:rPr>
          <w:t>omponentDidUpdate</w:t>
        </w:r>
        <w:proofErr w:type="spellEnd"/>
        <w:r w:rsidRPr="652DBFB5">
          <w:rPr>
            <w:rFonts w:ascii="Consolas" w:hAnsi="Consolas" w:eastAsia="Consolas" w:cs="Consolas"/>
            <w:rPrChange w:author="Roll Tsai" w:date="2018-08-22T23:07:51.0900951" w:id="1182680490">
              <w:rPr>
                <w:rFonts w:ascii="Consolas" w:hAnsi="Consolas"/>
              </w:rPr>
            </w:rPrChange>
          </w:rPr>
          <w:t>()</w:t>
        </w:r>
      </w:ins>
    </w:p>
    <w:p w:rsidRPr="009C46AF" w:rsidR="00AE218E" w:rsidP="00DC4248" w:rsidRDefault="00DC4248" w14:paraId="3ABC37BF" w14:textId="4815D6BC">
      <w:pPr>
        <w:pStyle w:val="a7"/>
        <w:ind w:left="480"/>
        <w:rPr>
          <w:color w:val="FF0000"/>
        </w:rPr>
      </w:pPr>
      <w:ins w:author="Peter Chuang （莊偉華） [2]" w:date="2018-01-08T12:22:00Z" w:id="548">
        <w:r w:rsidDel="00DC4248">
          <w:rPr>
            <w:color w:val="FF0000"/>
          </w:rPr>
          <w:t xml:space="preserve"> </w:t>
        </w:r>
      </w:ins>
      <w:del w:author="Peter Chuang （莊偉華） [2]" w:date="2018-01-08T12:22:00Z" w:id="549">
        <w:r w:rsidDel="00DC4248" w:rsidR="009C46AF">
          <w:rPr>
            <w:color w:val="FF0000"/>
          </w:rPr>
          <w:delText>(add message label so we know it is from GUI framework)</w:delText>
        </w:r>
      </w:del>
    </w:p>
    <w:p w:rsidR="004C1378" w:rsidRDefault="00CF3998" w14:paraId="3A766C33" w14:textId="7AEBB03A" w14:noSpellErr="1">
      <w:r w:rsidRPr="77B2F555">
        <w:rPr/>
        <w:t xml:space="preserve">Taking the figure 7 as an example, we are decorating the </w:t>
      </w:r>
      <w:ins w:author="Peter Chuang （莊偉華） [2]" w:date="2018-01-08T12:03:00Z" w:id="550">
        <w:r w:rsidR="00277194">
          <w:rPr/>
          <w:t>A10Widget</w:t>
        </w:r>
        <w:r w:rsidRPr="41FEDB12" w:rsidDel="00277194" w:rsidR="00277194">
          <w:rPr/>
          <w:t xml:space="preserve"> </w:t>
        </w:r>
      </w:ins>
      <w:del w:author="Peter Chuang （莊偉華） [2]" w:date="2018-01-08T12:03:00Z" w:id="551">
        <w:r w:rsidDel="00277194">
          <w:rPr>
            <w:rFonts w:hint="eastAsia"/>
          </w:rPr>
          <w:delText xml:space="preserve">A10ComponentWrapper </w:delText>
        </w:r>
      </w:del>
      <w:r w:rsidRPr="77B2F555">
        <w:rPr/>
        <w:t>with A10</w:t>
      </w:r>
      <w:r w:rsidRPr="77B2F555" w:rsidR="002A1C5B">
        <w:rPr/>
        <w:t>Widget</w:t>
      </w:r>
      <w:r w:rsidRPr="77B2F555">
        <w:rPr/>
        <w:t xml:space="preserve">Wrapper. </w:t>
      </w:r>
      <w:r w:rsidRPr="77B2F555" w:rsidR="00410B95">
        <w:rPr/>
        <w:t>After decorating, t</w:t>
      </w:r>
      <w:r w:rsidRPr="77B2F555">
        <w:rPr/>
        <w:t xml:space="preserve">he </w:t>
      </w:r>
      <w:ins w:author="Peter Chuang （莊偉華） [2]" w:date="2018-01-08T12:03:00Z" w:id="552">
        <w:r w:rsidR="00277194">
          <w:rPr/>
          <w:t>A10Widget</w:t>
        </w:r>
      </w:ins>
      <w:del w:author="Peter Chuang （莊偉華） [2]" w:date="2018-01-08T12:03:00Z" w:id="553">
        <w:r w:rsidDel="00277194" w:rsidR="00C66A16">
          <w:rPr>
            <w:rFonts w:hint="eastAsia"/>
          </w:rPr>
          <w:delText>A10ComponentWrapper</w:delText>
        </w:r>
      </w:del>
      <w:r w:rsidRPr="77B2F555" w:rsidR="009923B9">
        <w:rPr/>
        <w:t xml:space="preserve"> still </w:t>
      </w:r>
      <w:r w:rsidRPr="77B2F555" w:rsidR="00503281">
        <w:rPr/>
        <w:t>has</w:t>
      </w:r>
      <w:r w:rsidRPr="77B2F555" w:rsidR="009923B9">
        <w:rPr/>
        <w:t xml:space="preserve"> the original</w:t>
      </w:r>
      <w:r w:rsidRPr="41FEDB12" w:rsidR="00C66A16">
        <w:rPr/>
        <w:t xml:space="preserve"> </w:t>
      </w:r>
      <w:r w:rsidRPr="77B2F555">
        <w:rPr/>
        <w:t>method</w:t>
      </w:r>
      <w:r w:rsidRPr="77B2F555" w:rsidR="007A50C6">
        <w:rPr/>
        <w:t>s</w:t>
      </w:r>
      <w:r w:rsidRPr="41FEDB12">
        <w:rPr/>
        <w:t xml:space="preserve"> </w:t>
      </w:r>
      <w:r w:rsidRPr="77B2F555" w:rsidR="007A50C6">
        <w:rPr/>
        <w:t xml:space="preserve">(method1, method2) </w:t>
      </w:r>
      <w:r w:rsidRPr="77B2F555" w:rsidR="009923B9">
        <w:rPr/>
        <w:t>unchanged</w:t>
      </w:r>
      <w:r w:rsidRPr="41FEDB12">
        <w:rPr/>
        <w:t xml:space="preserve">. </w:t>
      </w:r>
      <w:r w:rsidRPr="77B2F555">
        <w:rPr/>
        <w:t>And</w:t>
      </w:r>
      <w:r w:rsidRPr="77B2F555">
        <w:rPr/>
        <w:t xml:space="preserve"> new methods from A10</w:t>
      </w:r>
      <w:r w:rsidRPr="77B2F555" w:rsidR="002A1C5B">
        <w:rPr/>
        <w:t>Widget</w:t>
      </w:r>
      <w:r w:rsidRPr="77B2F555">
        <w:rPr/>
        <w:t xml:space="preserve">Wrapper </w:t>
      </w:r>
      <w:del w:author="Peter Chuang （莊偉華） [2]" w:date="2018-01-08T12:25:00Z" w:id="554">
        <w:r w:rsidDel="00DC4248">
          <w:rPr>
            <w:rFonts w:hint="eastAsia"/>
          </w:rPr>
          <w:delText xml:space="preserve">could </w:delText>
        </w:r>
      </w:del>
      <w:ins w:author="Peter Chuang （莊偉華） [2]" w:date="2018-01-08T12:25:00Z" w:id="555">
        <w:r w:rsidR="00DC4248">
          <w:rPr/>
          <w:t>will</w:t>
        </w:r>
        <w:r w:rsidRPr="41FEDB12" w:rsidR="00DC4248">
          <w:rPr/>
          <w:t xml:space="preserve"> </w:t>
        </w:r>
      </w:ins>
      <w:r w:rsidRPr="77B2F555">
        <w:rPr/>
        <w:t xml:space="preserve">be injected into the </w:t>
      </w:r>
      <w:ins w:author="Peter Chuang （莊偉華） [2]" w:date="2018-01-08T12:03:00Z" w:id="556">
        <w:r w:rsidR="00277194">
          <w:rPr/>
          <w:t>A10Widget</w:t>
        </w:r>
        <w:r w:rsidRPr="41FEDB12" w:rsidDel="00277194" w:rsidR="00277194">
          <w:rPr/>
          <w:t xml:space="preserve"> </w:t>
        </w:r>
      </w:ins>
      <w:del w:author="Peter Chuang （莊偉華） [2]" w:date="2018-01-08T12:03:00Z" w:id="557">
        <w:r w:rsidDel="00277194">
          <w:rPr>
            <w:rFonts w:hint="eastAsia"/>
          </w:rPr>
          <w:delText>A10ComponentWrapper</w:delText>
        </w:r>
        <w:r w:rsidDel="00277194" w:rsidR="00AC1B63">
          <w:rPr>
            <w:rFonts w:hint="eastAsia"/>
          </w:rPr>
          <w:delText xml:space="preserve"> </w:delText>
        </w:r>
      </w:del>
      <w:r w:rsidRPr="77B2F555" w:rsidR="00AC1B63">
        <w:rPr/>
        <w:t>as well</w:t>
      </w:r>
      <w:r w:rsidRPr="41FEDB12">
        <w:rPr/>
        <w:t>.</w:t>
      </w:r>
    </w:p>
    <w:p w:rsidR="00101977" w:rsidDel="41FEDB12" w:rsidP="00101977" w:rsidRDefault="00BF1F04" w14:paraId="293EDE85" w14:textId="77EA12F7">
      <w:pPr>
        <w:keepNext/>
        <w:jc w:val="center"/>
        <w:rPr>
          <w:del w:author="Roll Tsai" w:date="2018-08-23T00:25:28.9034252" w:id="1079718322"/>
          <w:rFonts w:eastAsia="宋体"/>
          <w:lang w:eastAsia="zh-CN"/>
        </w:rPr>
      </w:pPr>
      <w:del w:author="Rui Zhang" w:date="2018-01-07T19:34:00Z" w:id="558">
        <w:r>
          <w:rPr>
            <w:noProof/>
            <w:lang w:eastAsia="zh-CN"/>
          </w:rPr>
          <w:lastRenderedPageBreak/>
          <w:drawing>
            <wp:inline distT="0" distB="0" distL="0" distR="0" wp14:anchorId="1FA50A97" wp14:editId="58A396ED">
              <wp:extent cx="3736110" cy="3671248"/>
              <wp:effectExtent l="0" t="0" r="0" b="5715"/>
              <wp:docPr id="26" name="图片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49355" cy="36842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del w:author="Roll Tsai" w:date="2018-08-23T00:25:28.9034252" w:id="1416071351">
        <w:r w:rsidDel="41FEDB12" w:rsidR="00F34D7D">
          <w:rPr>
            <w:noProof/>
            <w:lang w:eastAsia="zh-CN"/>
          </w:rPr>
          <w:lastRenderedPageBreak/>
          <w:drawing>
            <wp:inline distT="0" distB="0" distL="0" distR="0" wp14:anchorId="317A97F4" wp14:editId="1CA36FC7">
              <wp:extent cx="5486400" cy="5401310"/>
              <wp:effectExtent l="0" t="0" r="0" b="8890"/>
              <wp:docPr id="25" name="图片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54013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41FEDB12" w:rsidP="41FEDB12" w:rsidRDefault="41FEDB12" w14:paraId="29D2B725" w14:textId="5499F658">
      <w:pPr>
        <w:pStyle w:val="a"/>
        <w:jc w:val="center"/>
        <w:pPrChange w:author="Roll Tsai" w:date="2018-08-23T00:25:28.9034252" w:id="153525526">
          <w:pPr/>
        </w:pPrChange>
      </w:pPr>
      <w:ins w:author="Roll Tsai" w:date="2018-08-23T00:25:28.9034252" w:id="143142877">
        <w:r>
          <w:drawing>
            <wp:inline wp14:editId="3E69857A" wp14:anchorId="425CD01E">
              <wp:extent cx="5357812" cy="6858000"/>
              <wp:effectExtent l="0" t="0" r="0" b="0"/>
              <wp:docPr id="1624341402" name="picture" title="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picture"/>
                      <pic:cNvPicPr/>
                    </pic:nvPicPr>
                    <pic:blipFill>
                      <a:blip r:embed="Rb8a1ce6885704e3e">
                        <a:extLst xmlns:a="http://schemas.openxmlformats.org/drawingml/2006/main">
                          <a:ext xmlns:a="http://schemas.openxmlformats.org/drawingml/2006/main"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0" flipH="0" flipV="0">
                        <a:off x="0" y="0"/>
                        <a:ext cx="5357812" cy="6858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D2AC4" w:rsidP="652DBFB5" w:rsidRDefault="00101977" w14:paraId="422D035C" w14:textId="594B1AA9" w14:noSpellErr="1">
      <w:pPr>
        <w:pStyle w:val="aa"/>
        <w:jc w:val="center"/>
        <w:rPr>
          <w:rFonts w:ascii="宋体" w:hAnsi="宋体" w:eastAsia="宋体" w:cs="宋体"/>
          <w:lang w:eastAsia="zh-CN"/>
          <w:rPrChange w:author="Roll Tsai" w:date="2018-08-22T23:07:51.0900951" w:id="1932391237">
            <w:rPr/>
          </w:rPrChange>
        </w:rPr>
        <w:pPrChange w:author="Roll Tsai" w:date="2018-08-22T23:07:51.0900951" w:id="664498508">
          <w:pPr>
            <w:pStyle w:val="aa"/>
            <w:jc w:val="center"/>
          </w:pPr>
        </w:pPrChange>
      </w:pPr>
      <w:r w:rsidRPr="652DBFB5">
        <w:rPr>
          <w:lang w:eastAsia="zh-CN"/>
          <w:rPrChange w:author="Roll Tsai" w:date="2018-08-22T23:07:51.0900951" w:id="1942654460">
            <w:rPr>
              <w:rFonts w:eastAsia="宋体"/>
              <w:lang w:eastAsia="zh-CN"/>
            </w:rPr>
          </w:rPrChange>
        </w:rPr>
        <w:t xml:space="preserve">Figure </w:t>
      </w:r>
      <w:r w:rsidR="00C90459">
        <w:fldChar w:fldCharType="begin"/>
      </w:r>
      <w:r w:rsidR="00C90459">
        <w:instrText xml:space="preserve"> SEQ Figure \* ARABIC </w:instrText>
      </w:r>
      <w:r w:rsidR="00C90459">
        <w:fldChar w:fldCharType="separate"/>
      </w:r>
      <w:r w:rsidRPr="494C7C3A">
        <w:rPr>
          <w:rPrChange w:author="Willy Liu" w:date="2018-01-10T00:00:00Z" w:id="559">
            <w:rPr>
              <w:noProof/>
            </w:rPr>
          </w:rPrChange>
        </w:rPr>
        <w:t>7</w:t>
      </w:r>
      <w:r w:rsidR="00C90459">
        <w:fldChar w:fldCharType="end"/>
      </w:r>
      <w:r w:rsidR="005048B4">
        <w:rPr>
          <w:noProof/>
        </w:rPr>
        <w:t xml:space="preserve"> </w:t>
      </w:r>
      <w:r w:rsidRPr="652DBFB5">
        <w:rPr>
          <w:lang w:eastAsia="zh-CN"/>
          <w:rPrChange w:author="Roll Tsai" w:date="2018-08-22T23:07:51.0900951" w:id="1703871069">
            <w:rPr>
              <w:rFonts w:eastAsia="宋体"/>
              <w:lang w:eastAsia="zh-CN"/>
            </w:rPr>
          </w:rPrChange>
        </w:rPr>
        <w:t>The UML of design pattern</w:t>
      </w:r>
      <w:r w:rsidRPr="000A3385">
        <w:rPr/>
        <w:t>: d</w:t>
      </w:r>
      <w:r w:rsidRPr="652DBFB5">
        <w:rPr>
          <w:lang w:eastAsia="zh-CN"/>
          <w:rPrChange w:author="Roll Tsai" w:date="2018-08-22T23:07:51.0900951" w:id="329590459">
            <w:rPr>
              <w:rFonts w:eastAsia="宋体"/>
              <w:lang w:eastAsia="zh-CN"/>
            </w:rPr>
          </w:rPrChange>
        </w:rPr>
        <w:t>ecorator</w:t>
      </w:r>
      <w:r w:rsidRPr="000A3385">
        <w:rPr/>
        <w:t xml:space="preserve"> in a Widget</w:t>
      </w:r>
    </w:p>
    <w:p w:rsidRPr="008609EA" w:rsidR="001F05AE" w:rsidP="00E66E95" w:rsidRDefault="00CF3998" w14:paraId="70C369C8" w14:textId="776C72BC" w14:noSpellErr="1">
      <w:pPr>
        <w:pStyle w:val="3"/>
      </w:pPr>
      <w:bookmarkStart w:name="_Toc503352838" w:id="560"/>
      <w:bookmarkStart w:name="_Toc503354809" w:id="561"/>
      <w:bookmarkStart w:name="_Toc503365881" w:id="562"/>
      <w:r w:rsidRPr="008609EA">
        <w:rPr/>
        <w:t>Higher Order Components</w:t>
      </w:r>
      <w:r w:rsidRPr="008609EA" w:rsidR="001B1228">
        <w:rPr/>
        <w:t xml:space="preserve"> technique</w:t>
      </w:r>
      <w:bookmarkEnd w:id="560"/>
      <w:bookmarkEnd w:id="561"/>
      <w:bookmarkEnd w:id="562"/>
    </w:p>
    <w:p w:rsidR="00D21AB1" w:rsidP="00D21AB1" w:rsidRDefault="00D21AB1" w14:paraId="26E03F40" w14:textId="22A76BA7" w14:noSpellErr="1">
      <w:r w:rsidRPr="21CB161F">
        <w:rPr>
          <w:lang w:eastAsia="zh-CN"/>
        </w:rPr>
        <w:t>It</w:t>
      </w:r>
      <w:r>
        <w:rPr>
          <w:lang w:eastAsia="zh-CN"/>
        </w:rPr>
        <w:t>’</w:t>
      </w:r>
      <w:r w:rsidRPr="21CB161F">
        <w:rPr>
          <w:lang w:eastAsia="zh-CN"/>
        </w:rPr>
        <w:t>s</w:t>
      </w:r>
      <w:r w:rsidRPr="21CB161F">
        <w:rPr>
          <w:lang w:eastAsia="zh-CN"/>
        </w:rPr>
        <w:t xml:space="preserve"> worth mentioning that the technique of </w:t>
      </w:r>
      <w:r w:rsidRPr="00D21AB1">
        <w:rPr>
          <w:lang w:eastAsia="zh-CN"/>
        </w:rPr>
        <w:t>Higher Order Components</w:t>
      </w:r>
      <w:r w:rsidRPr="21CB161F">
        <w:rPr>
          <w:lang w:eastAsia="zh-CN"/>
        </w:rPr>
        <w:t xml:space="preserve"> (HOCs) is also frequently used in our system. </w:t>
      </w:r>
      <w:r w:rsidRPr="21CB161F" w:rsidR="004932E9">
        <w:rPr/>
        <w:t xml:space="preserve">A </w:t>
      </w:r>
      <w:r w:rsidRPr="21CB161F">
        <w:rPr>
          <w:lang w:eastAsia="zh-CN"/>
        </w:rPr>
        <w:t>HOC</w:t>
      </w:r>
      <w:r w:rsidRPr="21CB161F" w:rsidR="004E5494">
        <w:rPr/>
        <w:t xml:space="preserve"> is a</w:t>
      </w:r>
      <w:r w:rsidRPr="21CB161F" w:rsidR="004932E9">
        <w:rPr/>
        <w:t xml:space="preserve"> </w:t>
      </w:r>
      <w:r w:rsidRPr="21CB161F" w:rsidR="004E5494">
        <w:rPr/>
        <w:t>pure</w:t>
      </w:r>
      <w:r w:rsidRPr="21CB161F" w:rsidR="00E261A3">
        <w:rPr>
          <w:lang w:eastAsia="zh-CN"/>
        </w:rPr>
        <w:t xml:space="preserve"> </w:t>
      </w:r>
      <w:r w:rsidRPr="21CB161F" w:rsidR="00D57CA3">
        <w:rPr/>
        <w:t>function</w:t>
      </w:r>
      <w:r w:rsidRPr="21CB161F" w:rsidR="00E261A3">
        <w:rPr>
          <w:lang w:eastAsia="zh-CN"/>
        </w:rPr>
        <w:t xml:space="preserve"> that </w:t>
      </w:r>
      <w:r w:rsidRPr="21CB161F" w:rsidR="00735AB8">
        <w:rPr/>
        <w:t>takes</w:t>
      </w:r>
      <w:r w:rsidRPr="21CB161F" w:rsidR="00E261A3">
        <w:rPr>
          <w:lang w:eastAsia="zh-CN"/>
        </w:rPr>
        <w:t xml:space="preserve"> an old component and return</w:t>
      </w:r>
      <w:r w:rsidRPr="21CB161F" w:rsidR="004932E9">
        <w:rPr/>
        <w:t>s</w:t>
      </w:r>
      <w:r w:rsidRPr="21CB161F" w:rsidR="00E261A3">
        <w:rPr>
          <w:lang w:eastAsia="zh-CN"/>
        </w:rPr>
        <w:t xml:space="preserve"> a new component. HOCs in React</w:t>
      </w:r>
      <w:r w:rsidRPr="21CB161F" w:rsidR="003D668B">
        <w:rPr/>
        <w:t xml:space="preserve"> are</w:t>
      </w:r>
      <w:r w:rsidRPr="21CB161F" w:rsidR="00E261A3">
        <w:rPr>
          <w:lang w:eastAsia="zh-CN"/>
        </w:rPr>
        <w:t xml:space="preserve"> </w:t>
      </w:r>
      <w:r w:rsidRPr="21CB161F">
        <w:rPr>
          <w:lang w:eastAsia="zh-CN"/>
        </w:rPr>
        <w:t>very similar</w:t>
      </w:r>
      <w:r w:rsidRPr="21CB161F" w:rsidR="002822A1">
        <w:rPr>
          <w:lang w:eastAsia="zh-CN"/>
        </w:rPr>
        <w:t xml:space="preserve"> to</w:t>
      </w:r>
      <w:r w:rsidRPr="21CB161F">
        <w:rPr>
          <w:lang w:eastAsia="zh-CN"/>
        </w:rPr>
        <w:t xml:space="preserve"> </w:t>
      </w:r>
      <w:r w:rsidRPr="21CB161F" w:rsidR="00E6154B">
        <w:rPr>
          <w:lang w:eastAsia="zh-CN"/>
        </w:rPr>
        <w:t>Decorators</w:t>
      </w:r>
      <w:r w:rsidRPr="21CB161F" w:rsidR="00E261A3">
        <w:rPr>
          <w:lang w:eastAsia="zh-CN"/>
        </w:rPr>
        <w:t xml:space="preserve"> in o</w:t>
      </w:r>
      <w:r w:rsidR="00E261A3">
        <w:rPr>
          <w:lang w:eastAsia="zh-CN"/>
        </w:rPr>
        <w:t>bject-</w:t>
      </w:r>
      <w:r w:rsidRPr="21CB161F" w:rsidR="00E261A3">
        <w:rPr>
          <w:lang w:eastAsia="zh-CN"/>
        </w:rPr>
        <w:t>o</w:t>
      </w:r>
      <w:r w:rsidRPr="00E261A3" w:rsidR="00E261A3">
        <w:rPr>
          <w:lang w:eastAsia="zh-CN"/>
        </w:rPr>
        <w:t>riented programming</w:t>
      </w:r>
      <w:r w:rsidRPr="21CB161F" w:rsidR="00E261A3">
        <w:rPr>
          <w:lang w:eastAsia="zh-CN"/>
        </w:rPr>
        <w:t>.</w:t>
      </w:r>
      <w:r w:rsidRPr="21CB161F">
        <w:rPr>
          <w:lang w:eastAsia="zh-CN"/>
        </w:rPr>
        <w:t xml:space="preserve"> </w:t>
      </w:r>
      <w:r w:rsidRPr="21CB161F" w:rsidR="001B1228">
        <w:rPr/>
        <w:t xml:space="preserve">Benefits of this HOCs </w:t>
      </w:r>
      <w:r w:rsidR="001B1228">
        <w:rPr/>
        <w:t>approach</w:t>
      </w:r>
      <w:r w:rsidRPr="21CB161F" w:rsidR="001B1228">
        <w:rPr/>
        <w:t>:</w:t>
      </w:r>
    </w:p>
    <w:p w:rsidR="00C802AD" w:rsidP="00C802AD" w:rsidRDefault="001B1228" w14:paraId="00CB5C69" w14:textId="77777777" w14:noSpellErr="1">
      <w:pPr>
        <w:pStyle w:val="a7"/>
        <w:numPr>
          <w:ilvl w:val="0"/>
          <w:numId w:val="45"/>
        </w:numPr>
        <w:rPr>
          <w:lang w:eastAsia="zh-CN"/>
        </w:rPr>
      </w:pPr>
      <w:r w:rsidRPr="21CB161F">
        <w:rPr/>
        <w:lastRenderedPageBreak/>
        <w:t>R</w:t>
      </w:r>
      <w:r w:rsidRPr="001B1228">
        <w:rPr>
          <w:lang w:eastAsia="zh-CN"/>
        </w:rPr>
        <w:t>eusing component logic</w:t>
      </w:r>
      <w:r w:rsidRPr="21CB161F" w:rsidR="00672496">
        <w:rPr/>
        <w:t xml:space="preserve">: We could define and share the same logic </w:t>
      </w:r>
      <w:r w:rsidRPr="00672496" w:rsidR="00672496">
        <w:rPr/>
        <w:t>across many components</w:t>
      </w:r>
      <w:r w:rsidRPr="21CB161F" w:rsidR="00672496">
        <w:rPr/>
        <w:t xml:space="preserve"> through</w:t>
      </w:r>
      <w:r w:rsidRPr="00672496" w:rsidR="00672496">
        <w:rPr/>
        <w:t xml:space="preserve"> abstraction </w:t>
      </w:r>
      <w:r w:rsidRPr="21CB161F" w:rsidR="00672496">
        <w:rPr/>
        <w:t>in a single place</w:t>
      </w:r>
      <w:r w:rsidRPr="00672496" w:rsidR="00672496">
        <w:rPr/>
        <w:t>.</w:t>
      </w:r>
    </w:p>
    <w:p w:rsidR="00C802AD" w:rsidP="00C802AD" w:rsidRDefault="00C802AD" w14:paraId="5CFD994E" w14:textId="77777777" w14:noSpellErr="1">
      <w:pPr>
        <w:pStyle w:val="a7"/>
        <w:numPr>
          <w:ilvl w:val="0"/>
          <w:numId w:val="45"/>
        </w:numPr>
        <w:rPr>
          <w:lang w:eastAsia="zh-CN"/>
        </w:rPr>
      </w:pPr>
      <w:r>
        <w:rPr/>
        <w:t>Control over Inputs</w:t>
      </w:r>
      <w:r w:rsidRPr="21CB161F">
        <w:rPr/>
        <w:t xml:space="preserve">: </w:t>
      </w:r>
      <w:r>
        <w:rPr/>
        <w:t>Using HOC, we can have control over the inputs passed to the composed component. We can restrict any input, mask it or transform it even.</w:t>
      </w:r>
    </w:p>
    <w:p w:rsidR="00C802AD" w:rsidP="00C802AD" w:rsidRDefault="00C802AD" w14:paraId="08EA333E" w14:textId="77777777" w14:noSpellErr="1">
      <w:pPr>
        <w:pStyle w:val="a7"/>
        <w:numPr>
          <w:ilvl w:val="0"/>
          <w:numId w:val="45"/>
        </w:numPr>
        <w:rPr>
          <w:lang w:eastAsia="zh-CN"/>
        </w:rPr>
      </w:pPr>
      <w:r>
        <w:rPr/>
        <w:t>Establish Connection to a Store/API Service: If there is a generic store/ API service like Analytics or A/</w:t>
      </w:r>
      <w:r>
        <w:rPr/>
        <w:t>B which</w:t>
      </w:r>
      <w:r>
        <w:rPr/>
        <w:t xml:space="preserve"> we want multiple components to be connected to, we can do that using HOCs.</w:t>
      </w:r>
    </w:p>
    <w:p w:rsidRPr="00C802AD" w:rsidR="0091373E" w:rsidP="00C802AD" w:rsidRDefault="00C802AD" w14:paraId="336AAE6F" w14:textId="5615F2F2" w14:noSpellErr="1">
      <w:pPr>
        <w:pStyle w:val="a7"/>
        <w:numPr>
          <w:ilvl w:val="0"/>
          <w:numId w:val="45"/>
        </w:numPr>
        <w:rPr>
          <w:lang w:eastAsia="zh-CN"/>
        </w:rPr>
      </w:pPr>
      <w:r>
        <w:rPr/>
        <w:t xml:space="preserve">Intercept </w:t>
      </w:r>
      <w:r w:rsidRPr="21CB161F">
        <w:rPr/>
        <w:t>r</w:t>
      </w:r>
      <w:r>
        <w:rPr/>
        <w:t>endering</w:t>
      </w:r>
      <w:r w:rsidRPr="21CB161F">
        <w:rPr/>
        <w:t xml:space="preserve">: </w:t>
      </w:r>
      <w:r>
        <w:rPr/>
        <w:t xml:space="preserve">It </w:t>
      </w:r>
      <w:r>
        <w:rPr/>
        <w:t>can be used</w:t>
      </w:r>
      <w:r>
        <w:rPr/>
        <w:t xml:space="preserve"> in places where we want to intercept the rendering method</w:t>
      </w:r>
      <w:r w:rsidRPr="21CB161F">
        <w:rPr/>
        <w:t xml:space="preserve">. </w:t>
      </w:r>
      <w:r>
        <w:rPr/>
        <w:t xml:space="preserve">For </w:t>
      </w:r>
      <w:r w:rsidRPr="21CB161F">
        <w:rPr/>
        <w:t>example</w:t>
      </w:r>
      <w:r>
        <w:rPr/>
        <w:t>:</w:t>
      </w:r>
      <w:r>
        <w:rPr/>
        <w:t xml:space="preserve"> If we are creating a HOC for managing Access to a certain component, we can disable Render, partial render etc. for that component according to Access permissions from some store.</w:t>
      </w:r>
    </w:p>
    <w:p w:rsidR="00001B0A" w:rsidDel="3AFB9EAE" w:rsidRDefault="00001B0A" w14:paraId="06E74EF3" w14:textId="77777777">
      <w:pPr>
        <w:rPr>
          <w:del w:author="Roll Tsai" w:date="2018-08-22T23:52:56.4166272" w:id="2141225741"/>
          <w:rFonts w:asciiTheme="majorHAnsi" w:hAnsiTheme="majorHAnsi" w:eastAsiaTheme="majorEastAsia" w:cstheme="majorBidi"/>
          <w:color w:val="1F497D" w:themeColor="text2"/>
        </w:rPr>
      </w:pPr>
      <w:del w:author="Roll Tsai" w:date="2018-08-22T23:52:56.4166272" w:id="1337433014">
        <w:r w:rsidDel="3AFB9EAE">
          <w:br w:type="page"/>
        </w:r>
      </w:del>
    </w:p>
    <w:p w:rsidR="007E31F9" w:rsidDel="3AFB9EAE" w:rsidP="00E66E95" w:rsidRDefault="007316C2" w14:paraId="60CE36CF" w14:textId="4E66C275" w14:noSpellErr="1">
      <w:pPr>
        <w:pStyle w:val="2"/>
        <w:rPr>
          <w:del w:author="Roll Tsai" w:date="2018-08-22T23:52:56.4166272" w:id="1529511522"/>
        </w:rPr>
      </w:pPr>
      <w:bookmarkStart w:name="_Toc503352839" w:id="563"/>
      <w:bookmarkStart w:name="_Toc503354810" w:id="564"/>
      <w:bookmarkStart w:name="_Toc503365882" w:id="565"/>
      <w:del w:author="Roll Tsai" w:date="2018-08-22T23:52:56.4166272" w:id="71715455">
        <w:r w:rsidDel="3AFB9EAE">
          <w:rPr/>
          <w:lastRenderedPageBreak/>
          <w:delText>C</w:delText>
        </w:r>
        <w:r w:rsidRPr="21CB161F" w:rsidDel="3AFB9EAE" w:rsidR="00F30163">
          <w:rPr/>
          <w:delText>ommand</w:delText>
        </w:r>
        <w:r w:rsidRPr="21CB161F" w:rsidDel="3AFB9EAE" w:rsidR="00033F91">
          <w:rPr/>
          <w:delText xml:space="preserve"> </w:delText>
        </w:r>
        <w:r w:rsidRPr="21CB161F" w:rsidDel="3AFB9EAE" w:rsidR="00F30163">
          <w:rPr/>
          <w:delText>P</w:delText>
        </w:r>
        <w:r w:rsidRPr="21CB161F" w:rsidDel="3AFB9EAE" w:rsidR="00033F91">
          <w:rPr/>
          <w:delText>attern</w:delText>
        </w:r>
      </w:del>
      <w:bookmarkEnd w:id="563"/>
      <w:bookmarkEnd w:id="564"/>
      <w:bookmarkEnd w:id="565"/>
    </w:p>
    <w:p w:rsidR="007E31F9" w:rsidDel="3AFB9EAE" w:rsidRDefault="007E31F9" w14:paraId="621987AD" w14:textId="72F3A199" w14:noSpellErr="1">
      <w:pPr>
        <w:rPr>
          <w:del w:author="Roll Tsai" w:date="2018-08-22T23:52:56.4166272" w:id="1544323127"/>
        </w:rPr>
      </w:pPr>
      <w:del w:author="Roll Tsai" w:date="2018-08-22T23:52:56.4166272" w:id="935267686">
        <w:r w:rsidRPr="21CB161F" w:rsidDel="3AFB9EAE">
          <w:rPr/>
          <w:delText xml:space="preserve">A10WidetWrapper creates a </w:delText>
        </w:r>
        <w:r w:rsidRPr="21CB161F" w:rsidDel="3AFB9EAE" w:rsidR="002A1C5B">
          <w:rPr/>
          <w:delText>Widget</w:delText>
        </w:r>
        <w:r w:rsidRPr="21CB161F" w:rsidDel="3AFB9EAE">
          <w:rPr/>
          <w:delText xml:space="preserve"> via the </w:delText>
        </w:r>
        <w:r w:rsidRPr="21CB161F" w:rsidDel="3AFB9EAE">
          <w:rPr/>
          <w:delText>create</w:delText>
        </w:r>
        <w:r w:rsidDel="3AFB9EAE" w:rsidR="00F13A21">
          <w:rPr/>
          <w:delText>A10</w:delText>
        </w:r>
        <w:r w:rsidRPr="21CB161F" w:rsidDel="3AFB9EAE" w:rsidR="002A1C5B">
          <w:rPr/>
          <w:delText>Widget</w:delText>
        </w:r>
        <w:r w:rsidRPr="21CB161F" w:rsidDel="3AFB9EAE" w:rsidR="008D0586">
          <w:rPr/>
          <w:delText>(</w:delText>
        </w:r>
        <w:r w:rsidRPr="21CB161F" w:rsidDel="3AFB9EAE" w:rsidR="008D0586">
          <w:rPr/>
          <w:delText>) method</w:delText>
        </w:r>
        <w:r w:rsidRPr="21CB161F" w:rsidDel="3AFB9EAE" w:rsidR="00F30163">
          <w:rPr/>
          <w:delText xml:space="preserve"> with Commander</w:delText>
        </w:r>
        <w:r w:rsidRPr="21CB161F" w:rsidDel="3AFB9EAE">
          <w:rPr/>
          <w:delText xml:space="preserve"> design pattern</w:delText>
        </w:r>
        <w:r w:rsidRPr="21CB161F" w:rsidDel="3AFB9EAE" w:rsidR="008D0586">
          <w:rPr/>
          <w:delText xml:space="preserve"> as shown in figure 8</w:delText>
        </w:r>
        <w:r w:rsidRPr="21CB161F" w:rsidDel="3AFB9EAE">
          <w:rPr/>
          <w:delText xml:space="preserve">. Benefits of this </w:delText>
        </w:r>
        <w:r w:rsidRPr="21CB161F" w:rsidDel="3AFB9EAE" w:rsidR="00F30163">
          <w:rPr/>
          <w:delText>Commander</w:delText>
        </w:r>
        <w:r w:rsidRPr="21CB161F" w:rsidDel="3AFB9EAE">
          <w:rPr/>
          <w:delText xml:space="preserve"> </w:delText>
        </w:r>
        <w:r w:rsidDel="3AFB9EAE">
          <w:rPr/>
          <w:delText>approach</w:delText>
        </w:r>
        <w:r w:rsidRPr="21CB161F" w:rsidDel="3AFB9EAE">
          <w:rPr/>
          <w:delText>:</w:delText>
        </w:r>
      </w:del>
    </w:p>
    <w:p w:rsidR="007E31F9" w:rsidDel="3AFB9EAE" w:rsidRDefault="007E31F9" w14:paraId="0876E7F2" w14:textId="786694E3" w14:noSpellErr="1">
      <w:pPr>
        <w:pStyle w:val="a7"/>
        <w:numPr>
          <w:ilvl w:val="0"/>
          <w:numId w:val="42"/>
        </w:numPr>
        <w:rPr>
          <w:del w:author="Roll Tsai" w:date="2018-08-22T23:52:56.4166272" w:id="412856284"/>
        </w:rPr>
      </w:pPr>
      <w:del w:author="Roll Tsai" w:date="2018-08-22T23:52:56.4166272" w:id="1409978487">
        <w:r w:rsidDel="3AFB9EAE">
          <w:rPr/>
          <w:delText>Separation</w:delText>
        </w:r>
        <w:r w:rsidRPr="21CB161F" w:rsidDel="3AFB9EAE">
          <w:rPr/>
          <w:delText xml:space="preserve"> of concerns.</w:delText>
        </w:r>
        <w:r w:rsidRPr="21CB161F" w:rsidDel="3AFB9EAE">
          <w:rPr/>
          <w:delText xml:space="preserve"> The one that created the operation, which </w:delText>
        </w:r>
        <w:r w:rsidRPr="21CB161F" w:rsidDel="3AFB9EAE">
          <w:rPr/>
          <w:delText>is called</w:delText>
        </w:r>
        <w:r w:rsidRPr="21CB161F" w:rsidDel="3AFB9EAE">
          <w:rPr/>
          <w:delText xml:space="preserve"> invoker, does</w:delText>
        </w:r>
        <w:r w:rsidRPr="21CB161F" w:rsidDel="3AFB9EAE" w:rsidR="00483093">
          <w:rPr/>
          <w:delText xml:space="preserve"> </w:delText>
        </w:r>
        <w:r w:rsidRPr="21CB161F" w:rsidDel="3AFB9EAE">
          <w:rPr/>
          <w:delText>n</w:delText>
        </w:r>
        <w:r w:rsidRPr="21CB161F" w:rsidDel="3AFB9EAE" w:rsidR="00483093">
          <w:rPr/>
          <w:delText>o</w:delText>
        </w:r>
        <w:r w:rsidRPr="21CB161F" w:rsidDel="3AFB9EAE">
          <w:rPr/>
          <w:delText>t need to worry about how the operation is being performed by a receiver</w:delText>
        </w:r>
        <w:r w:rsidRPr="21CB161F" w:rsidDel="3AFB9EAE" w:rsidR="00001B0A">
          <w:rPr/>
          <w:delText xml:space="preserve">. </w:delText>
        </w:r>
        <w:r w:rsidRPr="21CB161F" w:rsidDel="3AFB9EAE" w:rsidR="00F94CE9">
          <w:rPr/>
          <w:delText>T</w:delText>
        </w:r>
        <w:r w:rsidRPr="21CB161F" w:rsidDel="3AFB9EAE" w:rsidR="004D3D95">
          <w:rPr/>
          <w:delText xml:space="preserve">he </w:delText>
        </w:r>
        <w:r w:rsidRPr="21CB161F" w:rsidDel="3AFB9EAE" w:rsidR="00395C5A">
          <w:rPr/>
          <w:delText xml:space="preserve">operation </w:delText>
        </w:r>
        <w:r w:rsidRPr="21CB161F" w:rsidDel="3AFB9EAE">
          <w:rPr/>
          <w:delText>binding</w:delText>
        </w:r>
        <w:r w:rsidRPr="21CB161F" w:rsidDel="3AFB9EAE" w:rsidR="00395C5A">
          <w:rPr/>
          <w:delText xml:space="preserve"> of </w:delText>
        </w:r>
        <w:r w:rsidRPr="21CB161F" w:rsidDel="3AFB9EAE" w:rsidR="008D7ACA">
          <w:rPr/>
          <w:delText xml:space="preserve">invoker </w:delText>
        </w:r>
        <w:r w:rsidRPr="21CB161F" w:rsidDel="3AFB9EAE" w:rsidR="00395C5A">
          <w:rPr/>
          <w:delText xml:space="preserve">and </w:delText>
        </w:r>
        <w:r w:rsidRPr="21CB161F" w:rsidDel="3AFB9EAE" w:rsidR="008D7ACA">
          <w:rPr/>
          <w:delText>receiver</w:delText>
        </w:r>
        <w:r w:rsidRPr="21CB161F" w:rsidDel="3AFB9EAE" w:rsidR="00FC4BA4">
          <w:rPr/>
          <w:delText xml:space="preserve"> is</w:delText>
        </w:r>
        <w:r w:rsidRPr="21CB161F" w:rsidDel="3AFB9EAE" w:rsidR="00F94CE9">
          <w:rPr/>
          <w:delText xml:space="preserve"> decoupled.</w:delText>
        </w:r>
      </w:del>
    </w:p>
    <w:p w:rsidRPr="002F26CB" w:rsidR="007E31F9" w:rsidDel="3AFB9EAE" w:rsidP="3547F8B7" w:rsidRDefault="007E31F9" w14:paraId="05EEF998" w14:textId="3ED49F40" w14:noSpellErr="1">
      <w:pPr>
        <w:pStyle w:val="a7"/>
        <w:numPr>
          <w:ilvl w:val="0"/>
          <w:numId w:val="42"/>
        </w:numPr>
        <w:rPr>
          <w:del w:author="Roll Tsai" w:date="2018-08-22T23:52:56.4166272" w:id="2101893994"/>
          <w:rPrChange w:author="Roll Tsai" w:date="2018-08-22T22:52:38.8586692" w:id="566">
            <w:rPr>
              <w:color w:val="FF0000"/>
            </w:rPr>
          </w:rPrChange>
        </w:rPr>
      </w:pPr>
      <w:del w:author="Roll Tsai" w:date="2018-08-22T23:52:56.4166272" w:id="1819643140">
        <w:r w:rsidRPr="77B2F555" w:rsidDel="3AFB9EAE">
          <w:rPr/>
          <w:delText xml:space="preserve">We could have callback before or after the </w:delText>
        </w:r>
        <w:r w:rsidRPr="77B2F555" w:rsidDel="3AFB9EAE" w:rsidR="002A1C5B">
          <w:rPr/>
          <w:delText>Widget</w:delText>
        </w:r>
        <w:r w:rsidRPr="77B2F555" w:rsidDel="3AFB9EAE">
          <w:rPr/>
          <w:delText xml:space="preserve"> creation. Therefore</w:delText>
        </w:r>
        <w:r w:rsidRPr="494C7C3A" w:rsidDel="3AFB9EAE" w:rsidR="00483093">
          <w:rPr/>
          <w:delText>,</w:delText>
        </w:r>
        <w:r w:rsidRPr="77B2F555" w:rsidDel="3AFB9EAE">
          <w:rPr/>
          <w:delText xml:space="preserve"> we could inject some </w:delText>
        </w:r>
        <w:r w:rsidRPr="77B2F555" w:rsidDel="3AFB9EAE" w:rsidR="00483093">
          <w:rPr/>
          <w:delText>global</w:delText>
        </w:r>
        <w:r w:rsidRPr="77B2F555" w:rsidDel="3AFB9EAE">
          <w:rPr/>
          <w:delText xml:space="preserve"> and shared behavior in each </w:delText>
        </w:r>
        <w:r w:rsidRPr="77B2F555" w:rsidDel="3AFB9EAE" w:rsidR="002A1C5B">
          <w:rPr/>
          <w:delText>Widget</w:delText>
        </w:r>
        <w:r w:rsidRPr="494C7C3A" w:rsidDel="3AFB9EAE">
          <w:rPr/>
          <w:delText>.</w:delText>
        </w:r>
        <w:r w:rsidRPr="494C7C3A" w:rsidDel="3AFB9EAE" w:rsidR="003F4583">
          <w:rPr/>
          <w:delText xml:space="preserve"> </w:delText>
        </w:r>
      </w:del>
      <w:ins w:author="Peter Chuang （莊偉華） [2]" w:date="2018-01-08T11:30:00Z" w:id="567">
        <w:del w:author="Roll Tsai" w:date="2018-08-22T23:52:56.4166272" w:id="390314861">
          <w:r w:rsidRPr="00427336" w:rsidDel="3AFB9EAE" w:rsidR="002F26CB">
            <w:rPr/>
            <w:delText xml:space="preserve"> The reasoning is </w:delText>
          </w:r>
        </w:del>
      </w:ins>
      <w:ins w:author="Peter Chuang （莊偉華） [2]" w:date="2018-01-08T11:31:00Z" w:id="568">
        <w:del w:author="Roll Tsai" w:date="2018-08-22T23:52:56.4166272" w:id="1082599545">
          <w:r w:rsidRPr="002F26CB" w:rsidDel="3AFB9EAE" w:rsidR="002F26CB">
            <w:rPr/>
            <w:delText>provide</w:delText>
          </w:r>
          <w:r w:rsidRPr="002F26CB" w:rsidDel="3AFB9EAE" w:rsidR="002F26CB">
            <w:rPr/>
            <w:delText xml:space="preserve"> room </w:delText>
          </w:r>
        </w:del>
      </w:ins>
      <w:del w:author="Peter Chuang （莊偉華） [2]" w:date="2018-01-08T11:31:00Z" w:id="569">
        <w:r w:rsidRPr="002F26CB" w:rsidDel="002F26CB" w:rsidR="003F4583">
          <w:rPr>
            <w:rPrChange w:author="Peter Chuang （莊偉華） [2]" w:date="2018-01-08T11:31:00Z" w:id="570">
              <w:rPr>
                <w:color w:val="FF0000"/>
              </w:rPr>
            </w:rPrChange>
          </w:rPr>
          <w:delText>(</w:delText>
        </w:r>
      </w:del>
      <w:del w:author="Roll Tsai" w:date="2018-08-22T23:52:56.4166272" w:id="198127687">
        <w:r w:rsidRPr="002F26CB" w:rsidDel="3AFB9EAE" w:rsidR="003F4583">
          <w:rPr>
            <w:rPrChange w:author="Peter Chuang （莊偉華） [2]" w:date="2018-01-08T11:31:00Z" w:id="571">
              <w:rPr>
                <w:color w:val="FF0000"/>
              </w:rPr>
            </w:rPrChange>
          </w:rPr>
          <w:delText xml:space="preserve">for future widget framework </w:delText>
        </w:r>
      </w:del>
      <w:del w:author="Peter Chuang （莊偉華） [2]" w:date="2018-01-08T11:31:00Z" w:id="572">
        <w:r w:rsidRPr="002F26CB" w:rsidDel="002F26CB" w:rsidR="003F4583">
          <w:rPr>
            <w:rPrChange w:author="Peter Chuang （莊偉華） [2]" w:date="2018-01-08T11:31:00Z" w:id="573">
              <w:rPr>
                <w:color w:val="FF0000"/>
              </w:rPr>
            </w:rPrChange>
          </w:rPr>
          <w:delText>extendibility</w:delText>
        </w:r>
      </w:del>
      <w:ins w:author="Peter Chuang （莊偉華） [2]" w:date="2018-01-08T11:31:00Z" w:id="574">
        <w:del w:author="Roll Tsai" w:date="2018-08-22T23:52:56.4166272" w:id="1647454484">
          <w:r w:rsidRPr="002F26CB" w:rsidDel="3AFB9EAE" w:rsidR="002F26CB">
            <w:rPr>
              <w:rPrChange w:author="Peter Chuang （莊偉華） [2]" w:date="2018-01-08T11:31:00Z" w:id="575">
                <w:rPr>
                  <w:color w:val="FF0000"/>
                </w:rPr>
              </w:rPrChange>
            </w:rPr>
            <w:delText>extensibility.</w:delText>
          </w:r>
        </w:del>
      </w:ins>
      <w:del w:author="Peter Chuang （莊偉華） [2]" w:date="2018-01-08T11:31:00Z" w:id="576">
        <w:r w:rsidRPr="002F26CB" w:rsidDel="002F26CB" w:rsidR="003F4583">
          <w:rPr>
            <w:rPrChange w:author="Peter Chuang （莊偉華） [2]" w:date="2018-01-08T11:31:00Z" w:id="577">
              <w:rPr>
                <w:color w:val="FF0000"/>
              </w:rPr>
            </w:rPrChange>
          </w:rPr>
          <w:delText>)</w:delText>
        </w:r>
      </w:del>
    </w:p>
    <w:p w:rsidR="00904D5D" w:rsidDel="3AFB9EAE" w:rsidRDefault="00904D5D" w14:paraId="3792B614" w14:textId="77777777">
      <w:pPr>
        <w:rPr>
          <w:del w:author="Roll Tsai" w:date="2018-08-22T23:52:56.4166272" w:id="1394668615"/>
        </w:rPr>
      </w:pPr>
    </w:p>
    <w:p w:rsidR="00101977" w:rsidDel="3AFB9EAE" w:rsidP="00101977" w:rsidRDefault="00F34D7D" w14:paraId="3C0ABD7D" w14:textId="69E68337">
      <w:pPr>
        <w:keepNext/>
        <w:rPr>
          <w:del w:author="Roll Tsai" w:date="2018-08-22T23:52:56.4166272" w:id="232146942"/>
        </w:rPr>
      </w:pPr>
      <w:del w:author="Roll Tsai" w:date="2018-08-22T23:52:56.4166272" w:id="1497563464">
        <w:r w:rsidDel="3AFB9EAE">
          <w:rPr>
            <w:noProof/>
            <w:lang w:eastAsia="zh-CN"/>
          </w:rPr>
          <w:drawing>
            <wp:inline distT="0" distB="0" distL="0" distR="0" wp14:anchorId="288F1DD4" wp14:editId="7706DEE5">
              <wp:extent cx="5486400" cy="1790065"/>
              <wp:effectExtent l="0" t="0" r="0" b="635"/>
              <wp:docPr id="27" name="图片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86400" cy="17900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Pr="00101977" w:rsidR="00AC1B63" w:rsidDel="3AFB9EAE" w:rsidP="00101977" w:rsidRDefault="00101977" w14:paraId="723AC64C" w14:textId="23A7EB07" w14:noSpellErr="1">
      <w:pPr>
        <w:pStyle w:val="aa"/>
        <w:jc w:val="center"/>
        <w:rPr>
          <w:del w:author="Roll Tsai" w:date="2018-08-22T23:52:56.4166272" w:id="1106552276"/>
        </w:rPr>
      </w:pPr>
      <w:del w:author="Roll Tsai" w:date="2018-08-22T23:52:56.4166272" w:id="95311727">
        <w:r w:rsidDel="3AFB9EAE">
          <w:rPr/>
          <w:delText xml:space="preserve">Figure </w:delText>
        </w:r>
        <w:r w:rsidDel="3AFB9EAE" w:rsidR="00C90459">
          <w:fldChar w:fldCharType="begin"/>
        </w:r>
        <w:r w:rsidDel="3AFB9EAE" w:rsidR="00C90459">
          <w:delInstrText xml:space="preserve"> SEQ Figure \* ARABIC </w:delInstrText>
        </w:r>
        <w:r w:rsidDel="3AFB9EAE" w:rsidR="00C90459">
          <w:fldChar w:fldCharType="separate"/>
        </w:r>
        <w:r w:rsidRPr="494C7C3A" w:rsidDel="3AFB9EAE">
          <w:rPr>
            <w:rPrChange w:author="Willy Liu" w:date="2018-01-10T00:00:00Z" w:id="578">
              <w:rPr>
                <w:noProof/>
              </w:rPr>
            </w:rPrChange>
          </w:rPr>
          <w:delText>8</w:delText>
        </w:r>
        <w:r w:rsidDel="3AFB9EAE" w:rsidR="00C90459">
          <w:fldChar w:fldCharType="end"/>
        </w:r>
        <w:r w:rsidRPr="494C7C3A" w:rsidDel="3AFB9EAE">
          <w:rPr/>
          <w:delText xml:space="preserve"> </w:delText>
        </w:r>
        <w:r w:rsidDel="3AFB9EAE">
          <w:rPr/>
          <w:delText xml:space="preserve">The UML </w:delText>
        </w:r>
        <w:r w:rsidRPr="21CB161F" w:rsidDel="3AFB9EAE">
          <w:rPr/>
          <w:delText xml:space="preserve">of </w:delText>
        </w:r>
        <w:r w:rsidDel="3AFB9EAE">
          <w:rPr/>
          <w:delText>Design Pattern: Command</w:delText>
        </w:r>
      </w:del>
    </w:p>
    <w:p w:rsidRPr="00427336" w:rsidR="001A0117" w:rsidDel="3AFB9EAE" w:rsidP="652DBFB5" w:rsidRDefault="001A0117" w14:paraId="65EEE1C8" w14:textId="798B9CD9" w14:noSpellErr="1">
      <w:pPr>
        <w:pStyle w:val="1"/>
        <w:rPr>
          <w:del w:author="Roll Tsai" w:date="2018-08-22T23:52:56.4166272" w:id="1859600909"/>
          <w:rFonts w:ascii="新細明體" w:hAnsi="新細明體" w:eastAsia="新細明體" w:cs="新細明體" w:asciiTheme="minorEastAsia" w:hAnsiTheme="minorEastAsia" w:eastAsiaTheme="minorEastAsia" w:cstheme="minorEastAsia"/>
          <w:rPrChange w:author="Roll Tsai" w:date="2018-08-22T23:07:51.0900951" w:id="579">
            <w:rPr/>
          </w:rPrChange>
        </w:rPr>
        <w:pPrChange w:author="Roll Tsai" w:date="2018-08-22T23:07:51.0900951" w:id="1057924430">
          <w:pPr>
            <w:pStyle w:val="1"/>
          </w:pPr>
        </w:pPrChange>
      </w:pPr>
      <w:bookmarkStart w:name="_Hlk503016280" w:id="580"/>
      <w:bookmarkStart w:name="_Toc503352840" w:id="581"/>
      <w:bookmarkStart w:name="_Toc503354811" w:id="582"/>
      <w:bookmarkStart w:name="_Toc503365883" w:id="583"/>
      <w:del w:author="Roll Tsai" w:date="2018-08-22T23:52:56.4166272" w:id="2122574795">
        <w:r w:rsidRPr="652DBFB5" w:rsidDel="3AFB9EAE">
          <w:rPr>
            <w:lang w:eastAsia="zh-CN"/>
            <w:rPrChange w:author="Roll Tsai" w:date="2018-08-22T23:07:51.0900951" w:id="1892937275">
              <w:rPr>
                <w:rFonts w:eastAsia="宋体"/>
                <w:lang w:eastAsia="zh-CN"/>
              </w:rPr>
            </w:rPrChange>
          </w:rPr>
          <w:delText>Future Enhancement (</w:delText>
        </w:r>
        <w:r w:rsidRPr="652DBFB5" w:rsidDel="3AFB9EAE" w:rsidR="00542B23">
          <w:rPr>
            <w:lang w:eastAsia="zh-CN"/>
            <w:rPrChange w:author="Roll Tsai" w:date="2018-08-22T23:07:51.0900951" w:id="590440465">
              <w:rPr>
                <w:rFonts w:eastAsia="宋体"/>
                <w:lang w:eastAsia="zh-CN"/>
              </w:rPr>
            </w:rPrChange>
          </w:rPr>
          <w:delText xml:space="preserve">Not </w:delText>
        </w:r>
        <w:r w:rsidRPr="652DBFB5" w:rsidDel="3AFB9EAE">
          <w:rPr>
            <w:lang w:eastAsia="zh-CN"/>
            <w:rPrChange w:author="Roll Tsai" w:date="2018-08-22T23:07:51.0900951" w:id="92943076">
              <w:rPr>
                <w:rFonts w:eastAsia="宋体"/>
                <w:lang w:eastAsia="zh-CN"/>
              </w:rPr>
            </w:rPrChange>
          </w:rPr>
          <w:delText>in the first release)</w:delText>
        </w:r>
      </w:del>
      <w:bookmarkEnd w:id="580"/>
      <w:bookmarkEnd w:id="581"/>
      <w:bookmarkEnd w:id="582"/>
      <w:bookmarkEnd w:id="583"/>
    </w:p>
    <w:p w:rsidRPr="006736C2" w:rsidR="00466DFA" w:rsidDel="3AFB9EAE" w:rsidP="00466DFA" w:rsidRDefault="00466DFA" w14:paraId="70C80036" w14:textId="77777777" w14:noSpellErr="1">
      <w:pPr>
        <w:rPr>
          <w:del w:author="Roll Tsai" w:date="2018-08-22T23:52:56.4166272" w:id="1414717907"/>
        </w:rPr>
      </w:pPr>
      <w:del w:author="Roll Tsai" w:date="2018-08-22T23:52:56.4166272" w:id="1677872709">
        <w:r w:rsidRPr="21CB161F" w:rsidDel="3AFB9EAE">
          <w:rPr/>
          <w:delText>Please refer to the framework document for theme and locale design.</w:delText>
        </w:r>
      </w:del>
    </w:p>
    <w:p w:rsidRPr="00466DFA" w:rsidR="00466DFA" w:rsidP="3AFB9EAE" w:rsidRDefault="00466DFA" w14:paraId="73CF3F9B" w14:textId="4C4A1657">
      <w:pPr>
        <w:pStyle w:val="a"/>
        <w:pPrChange w:author="Roll Tsai" w:date="2018-08-22T23:52:56.4166272" w:id="1858047224">
          <w:pPr/>
        </w:pPrChange>
      </w:pPr>
    </w:p>
    <w:p w:rsidR="00E72643" w:rsidP="652DBFB5" w:rsidRDefault="002A1C5B" w14:paraId="35DCC39A" w14:textId="58E50B49" w14:noSpellErr="1">
      <w:pPr>
        <w:pStyle w:val="2"/>
        <w:rPr>
          <w:rFonts w:ascii="宋体" w:hAnsi="宋体" w:eastAsia="宋体" w:cs="宋体"/>
          <w:lang w:eastAsia="zh-CN"/>
          <w:rPrChange w:author="Roll Tsai" w:date="2018-08-22T23:07:51.0900951" w:id="134759584">
            <w:rPr/>
          </w:rPrChange>
        </w:rPr>
        <w:pPrChange w:author="Roll Tsai" w:date="2018-08-22T23:07:51.0900951" w:id="1579005653">
          <w:pPr>
            <w:pStyle w:val="2"/>
          </w:pPr>
        </w:pPrChange>
      </w:pPr>
      <w:bookmarkStart w:name="_Toc503352841" w:id="584"/>
      <w:bookmarkStart w:name="_Toc503354812" w:id="585"/>
      <w:bookmarkStart w:name="_Toc503365884" w:id="586"/>
      <w:r>
        <w:rPr/>
        <w:t>Widget</w:t>
      </w:r>
      <w:r w:rsidR="00E72643">
        <w:rPr/>
        <w:t xml:space="preserve"> </w:t>
      </w:r>
      <w:r w:rsidRPr="21CB161F" w:rsidR="00BA426C">
        <w:rPr>
          <w:lang w:eastAsia="zh-CN"/>
        </w:rPr>
        <w:t>Theme</w:t>
      </w:r>
      <w:bookmarkEnd w:id="584"/>
      <w:bookmarkEnd w:id="585"/>
      <w:bookmarkEnd w:id="586"/>
    </w:p>
    <w:p w:rsidRPr="00CB4DDE" w:rsidR="00CB4DDE" w:rsidP="3FC1A9CB" w:rsidRDefault="00CB4DDE" w14:paraId="670E99C3" w14:textId="123D3CF9">
      <w:pPr>
        <w:rPr>
          <w:rFonts w:ascii="Cambria" w:hAnsi="Cambria" w:eastAsia="Cambria" w:cs="Cambria" w:asciiTheme="majorAscii" w:hAnsiTheme="majorAscii" w:eastAsiaTheme="majorAscii" w:cstheme="majorAscii"/>
          <w:color w:val="365F91" w:themeColor="accent1" w:themeTint="FF" w:themeShade="BF"/>
          <w:sz w:val="32"/>
          <w:szCs w:val="32"/>
          <w:lang w:eastAsia="zh-CN"/>
          <w:rPrChange w:author="Roll Tsai" w:date="2018-08-23T01:13:39.2974155" w:id="1281465856">
            <w:rPr/>
          </w:rPrChange>
        </w:rPr>
        <w:pPrChange w:author="Roll Tsai" w:date="2018-08-23T01:13:39.2974155" w:id="571074498">
          <w:pPr/>
        </w:pPrChange>
      </w:pPr>
      <w:r w:rsidRPr="652DBFB5">
        <w:rPr>
          <w:lang w:eastAsia="zh-CN"/>
          <w:rPrChange w:author="Roll Tsai" w:date="2018-08-22T23:07:51.0900951" w:id="357466542">
            <w:rPr>
              <w:rFonts w:eastAsia="宋体"/>
              <w:lang w:eastAsia="zh-CN"/>
            </w:rPr>
          </w:rPrChange>
        </w:rPr>
        <w:t>Follow</w:t>
      </w:r>
      <w:r w:rsidRPr="21CB161F" w:rsidR="00DF4548">
        <w:rPr/>
        <w:t>ing</w:t>
      </w:r>
      <w:r w:rsidRPr="652DBFB5">
        <w:rPr>
          <w:lang w:eastAsia="zh-CN"/>
          <w:rPrChange w:author="Roll Tsai" w:date="2018-08-22T23:07:51.0900951" w:id="2092181210">
            <w:rPr>
              <w:rFonts w:eastAsia="宋体"/>
              <w:lang w:eastAsia="zh-CN"/>
            </w:rPr>
          </w:rPrChange>
        </w:rPr>
        <w:t xml:space="preserve"> the framework design, we need</w:t>
      </w:r>
      <w:r w:rsidRPr="21CB161F" w:rsidR="00DF4548">
        <w:rPr/>
        <w:t xml:space="preserve"> to</w:t>
      </w:r>
      <w:r w:rsidRPr="652DBFB5">
        <w:rPr>
          <w:lang w:eastAsia="zh-CN"/>
          <w:rPrChange w:author="Roll Tsai" w:date="2018-08-22T23:07:51.0900951" w:id="1489308625">
            <w:rPr>
              <w:rFonts w:eastAsia="宋体"/>
              <w:lang w:eastAsia="zh-CN"/>
            </w:rPr>
          </w:rPrChange>
        </w:rPr>
        <w:t xml:space="preserve"> define the widget theme under </w:t>
      </w:r>
      <w:r w:rsidRPr="21CB161F" w:rsidR="009A3492">
        <w:rPr/>
        <w:t>the folder of a Widget</w:t>
      </w:r>
      <w:r w:rsidRPr="3FC1A9CB" w:rsidR="00DF4548">
        <w:rPr/>
        <w:t>.</w:t>
      </w:r>
      <w:r w:rsidRPr="652DBFB5">
        <w:rPr>
          <w:rFonts w:ascii="宋体" w:hAnsi="宋体" w:eastAsia="宋体" w:cs="宋体"/>
          <w:lang w:eastAsia="zh-CN"/>
          <w:rPrChange w:author="Roll Tsai" w:date="2018-08-22T23:07:51.0900951" w:id="1725500486">
            <w:rPr>
              <w:rFonts w:eastAsia="宋体"/>
              <w:lang w:eastAsia="zh-CN"/>
            </w:rPr>
          </w:rPrChange>
        </w:rPr>
        <w:t xml:space="preserve"> </w:t>
      </w:r>
      <w:r w:rsidRPr="21CB161F" w:rsidR="00DF4548">
        <w:rPr/>
        <w:t xml:space="preserve">For </w:t>
      </w:r>
      <w:r w:rsidRPr="652DBFB5">
        <w:rPr>
          <w:lang w:eastAsia="zh-CN"/>
          <w:rPrChange w:author="Roll Tsai" w:date="2018-08-22T23:07:51.0900951" w:id="1199813477">
            <w:rPr>
              <w:rFonts w:eastAsia="宋体"/>
              <w:lang w:eastAsia="zh-CN"/>
            </w:rPr>
          </w:rPrChange>
        </w:rPr>
        <w:t>example, Form/style/</w:t>
      </w:r>
      <w:proofErr w:type="spellStart"/>
      <w:r w:rsidRPr="652DBFB5">
        <w:rPr>
          <w:lang w:eastAsia="zh-CN"/>
          <w:rPrChange w:author="Roll Tsai" w:date="2018-08-22T23:07:51.0900951" w:id="2090950098">
            <w:rPr>
              <w:rFonts w:eastAsia="宋体"/>
              <w:lang w:eastAsia="zh-CN"/>
            </w:rPr>
          </w:rPrChange>
        </w:rPr>
        <w:t>index.less</w:t>
      </w:r>
      <w:proofErr w:type="spellEnd"/>
      <w:r w:rsidRPr="652DBFB5">
        <w:rPr>
          <w:rFonts w:ascii="宋体" w:hAnsi="宋体" w:eastAsia="宋体" w:cs="宋体"/>
          <w:lang w:eastAsia="zh-CN"/>
          <w:rPrChange w:author="Roll Tsai" w:date="2018-08-22T23:07:51.0900951" w:id="173668791">
            <w:rPr>
              <w:rFonts w:eastAsia="宋体"/>
              <w:lang w:eastAsia="zh-CN"/>
            </w:rPr>
          </w:rPrChange>
        </w:rPr>
        <w:t xml:space="preserve">, </w:t>
      </w:r>
      <w:r w:rsidRPr="21CB161F" w:rsidR="00DF4548">
        <w:rPr/>
        <w:t>in</w:t>
      </w:r>
      <w:r w:rsidRPr="652DBFB5">
        <w:rPr>
          <w:lang w:eastAsia="zh-CN"/>
          <w:rPrChange w:author="Roll Tsai" w:date="2018-08-22T23:07:51.0900951" w:id="902527972">
            <w:rPr>
              <w:rFonts w:eastAsia="宋体"/>
              <w:lang w:eastAsia="zh-CN"/>
            </w:rPr>
          </w:rPrChange>
        </w:rPr>
        <w:t xml:space="preserve"> this file, we could import framework defined less variables and functions.</w:t>
      </w:r>
    </w:p>
    <w:p w:rsidR="000F5313" w:rsidP="652DBFB5" w:rsidRDefault="000F5313" w14:paraId="7DFA7E1C" w14:textId="379A167F" w14:noSpellErr="1">
      <w:pPr>
        <w:pStyle w:val="2"/>
        <w:rPr>
          <w:rFonts w:ascii="宋体" w:hAnsi="宋体" w:eastAsia="宋体" w:cs="宋体"/>
          <w:lang w:eastAsia="zh-CN"/>
          <w:rPrChange w:author="Roll Tsai" w:date="2018-08-22T23:07:51.0900951" w:id="1703826874">
            <w:rPr/>
          </w:rPrChange>
        </w:rPr>
        <w:pPrChange w:author="Roll Tsai" w:date="2018-08-22T23:07:51.0900951" w:id="970305732">
          <w:pPr>
            <w:pStyle w:val="2"/>
          </w:pPr>
        </w:pPrChange>
      </w:pPr>
      <w:bookmarkStart w:name="_Toc503352842" w:id="588"/>
      <w:bookmarkStart w:name="_Toc503354813" w:id="589"/>
      <w:bookmarkStart w:name="_Toc503365885" w:id="590"/>
      <w:r>
        <w:rPr/>
        <w:lastRenderedPageBreak/>
        <w:t xml:space="preserve">Widget </w:t>
      </w:r>
      <w:r w:rsidRPr="652DBFB5">
        <w:rPr>
          <w:lang w:eastAsia="zh-CN"/>
          <w:rPrChange w:author="Roll Tsai" w:date="2018-08-22T23:07:51.0900951" w:id="1060916409">
            <w:rPr>
              <w:rFonts w:eastAsia="宋体"/>
              <w:lang w:eastAsia="zh-CN"/>
            </w:rPr>
          </w:rPrChange>
        </w:rPr>
        <w:t>Locale</w:t>
      </w:r>
      <w:bookmarkEnd w:id="588"/>
      <w:bookmarkEnd w:id="589"/>
      <w:bookmarkEnd w:id="590"/>
    </w:p>
    <w:p w:rsidR="00CB4DDE" w:rsidDel="61476B9A" w:rsidP="652DBFB5" w:rsidRDefault="00CB4DDE" w14:paraId="61A836DA" w14:textId="29E02A0D" w14:noSpellErr="1">
      <w:pPr>
        <w:rPr>
          <w:del w:author="Roll Tsai" w:date="2018-08-22T23:53:56.317356" w:id="827562044"/>
          <w:rFonts w:ascii="宋体" w:hAnsi="宋体" w:eastAsia="宋体" w:cs="宋体"/>
          <w:lang w:eastAsia="zh-CN"/>
          <w:rPrChange w:author="Roll Tsai" w:date="2018-08-22T23:07:51.0900951" w:id="1855156669">
            <w:rPr/>
          </w:rPrChange>
        </w:rPr>
        <w:pPrChange w:author="Roll Tsai" w:date="2018-08-22T23:07:51.0900951" w:id="1062383032">
          <w:pPr/>
        </w:pPrChange>
      </w:pPr>
      <w:r w:rsidRPr="652DBFB5">
        <w:rPr>
          <w:lang w:eastAsia="zh-CN"/>
          <w:rPrChange w:author="Roll Tsai" w:date="2018-08-22T23:07:51.0900951" w:id="1169772387">
            <w:rPr>
              <w:rFonts w:eastAsia="宋体"/>
              <w:lang w:eastAsia="zh-CN"/>
            </w:rPr>
          </w:rPrChange>
        </w:rPr>
        <w:t>Follow</w:t>
      </w:r>
      <w:r w:rsidRPr="21CB161F" w:rsidR="00DF4548">
        <w:rPr/>
        <w:t>ing</w:t>
      </w:r>
      <w:r w:rsidRPr="652DBFB5">
        <w:rPr>
          <w:lang w:eastAsia="zh-CN"/>
          <w:rPrChange w:author="Roll Tsai" w:date="2018-08-22T23:07:51.0900951" w:id="1025642763">
            <w:rPr>
              <w:rFonts w:eastAsia="宋体"/>
              <w:lang w:eastAsia="zh-CN"/>
            </w:rPr>
          </w:rPrChange>
        </w:rPr>
        <w:t xml:space="preserve"> the framework design, </w:t>
      </w:r>
      <w:ins w:author="Roll Tsai" w:date="2018-08-22T23:53:56.317356" w:id="875479174">
        <w:r w:rsidRPr="652DBFB5" w:rsidR="61476B9A">
          <w:rPr>
            <w:lang w:eastAsia="zh-CN"/>
            <w:rPrChange w:author="Roll Tsai" w:date="2018-08-22T23:07:51.0900951" w:id="2093805841">
              <w:rPr>
                <w:rFonts w:eastAsia="宋体"/>
                <w:lang w:eastAsia="zh-CN"/>
              </w:rPr>
            </w:rPrChange>
          </w:rPr>
          <w:t xml:space="preserve">all widgets show the corresponding language </w:t>
        </w:r>
        <w:r w:rsidRPr="652DBFB5" w:rsidR="61476B9A">
          <w:rPr>
            <w:lang w:eastAsia="zh-CN"/>
            <w:rPrChange w:author="Roll Tsai" w:date="2018-08-22T23:07:51.0900951" w:id="1048079998">
              <w:rPr>
                <w:rFonts w:eastAsia="宋体"/>
                <w:lang w:eastAsia="zh-CN"/>
              </w:rPr>
            </w:rPrChange>
          </w:rPr>
          <w:t xml:space="preserve">as long as</w:t>
        </w:r>
        <w:r w:rsidRPr="652DBFB5" w:rsidR="61476B9A">
          <w:rPr>
            <w:lang w:eastAsia="zh-CN"/>
            <w:rPrChange w:author="Roll Tsai" w:date="2018-08-22T23:07:51.0900951" w:id="751859564">
              <w:rPr>
                <w:rFonts w:eastAsia="宋体"/>
                <w:lang w:eastAsia="zh-CN"/>
              </w:rPr>
            </w:rPrChange>
          </w:rPr>
          <w:t xml:space="preserve"> setting up language in </w:t>
        </w:r>
      </w:ins>
      <w:ins w:author="Roll Tsai" w:date="2018-08-22T23:54:26.7094554" w:id="1599628176">
        <w:r w:rsidRPr="652DBFB5" w:rsidR="4EDF9E59">
          <w:rPr>
            <w:lang w:eastAsia="zh-CN"/>
            <w:rPrChange w:author="Roll Tsai" w:date="2018-08-22T23:07:51.0900951" w:id="2026671745">
              <w:rPr>
                <w:rFonts w:eastAsia="宋体"/>
                <w:lang w:eastAsia="zh-CN"/>
              </w:rPr>
            </w:rPrChange>
          </w:rPr>
          <w:t xml:space="preserve">app code by </w:t>
        </w:r>
      </w:ins>
      <w:del w:author="Roll Tsai" w:date="2018-08-22T23:53:56.317356" w:id="1530963391">
        <w:r w:rsidRPr="21CB161F" w:rsidDel="61476B9A" w:rsidR="00DF4548">
          <w:rPr/>
          <w:delText xml:space="preserve"> to</w:delText>
        </w:r>
        <w:r w:rsidRPr="652DBFB5" w:rsidDel="61476B9A">
          <w:rPr>
            <w:lang w:eastAsia="zh-CN"/>
            <w:rPrChange w:author="Roll Tsai" w:date="2018-08-22T23:07:51.0900951" w:id="183080712">
              <w:rPr>
                <w:rFonts w:eastAsia="宋体"/>
                <w:lang w:eastAsia="zh-CN"/>
              </w:rPr>
            </w:rPrChange>
          </w:rPr>
          <w:delText xml:space="preserve"> add locale folder under each widget</w:delText>
        </w:r>
        <w:r w:rsidRPr="652DBFB5" w:rsidDel="61476B9A" w:rsidR="00F8622C">
          <w:rPr>
            <w:rFonts w:ascii="宋体" w:hAnsi="宋体" w:eastAsia="宋体" w:cs="宋体"/>
            <w:lang w:eastAsia="zh-CN"/>
            <w:rPrChange w:author="Roll Tsai" w:date="2018-08-22T23:07:51.0900951" w:id="1963532866">
              <w:rPr>
                <w:rFonts w:eastAsia="宋体"/>
                <w:lang w:eastAsia="zh-CN"/>
              </w:rPr>
            </w:rPrChange>
          </w:rPr>
          <w:delText>,</w:delText>
        </w:r>
        <w:r w:rsidRPr="652DBFB5" w:rsidDel="61476B9A" w:rsidR="00E651DF">
          <w:rPr>
            <w:rFonts w:ascii="宋体" w:hAnsi="宋体" w:eastAsia="宋体" w:cs="宋体"/>
            <w:lang w:eastAsia="zh-CN"/>
            <w:rPrChange w:author="Roll Tsai" w:date="2018-08-22T23:07:51.0900951" w:id="987373566">
              <w:rPr>
                <w:rFonts w:eastAsia="宋体"/>
                <w:lang w:eastAsia="zh-CN"/>
              </w:rPr>
            </w:rPrChange>
          </w:rPr>
          <w:delText xml:space="preserve"> </w:delText>
        </w:r>
        <w:r w:rsidRPr="652DBFB5" w:rsidDel="61476B9A">
          <w:rPr>
            <w:lang w:eastAsia="zh-CN"/>
            <w:rPrChange w:author="Roll Tsai" w:date="2018-08-22T23:07:51.0900951" w:id="59192286">
              <w:rPr>
                <w:rFonts w:eastAsia="宋体"/>
                <w:lang w:eastAsia="zh-CN"/>
              </w:rPr>
            </w:rPrChange>
          </w:rPr>
          <w:delText>and call the defined __ function to translate our Widgets</w:delText>
        </w:r>
        <w:r w:rsidRPr="21CB161F" w:rsidDel="61476B9A" w:rsidR="00DF4548">
          <w:rPr/>
          <w:delText>.</w:delText>
        </w:r>
        <w:r w:rsidRPr="652DBFB5" w:rsidDel="61476B9A">
          <w:rPr>
            <w:rFonts w:ascii="宋体" w:hAnsi="宋体" w:eastAsia="宋体" w:cs="宋体"/>
            <w:lang w:eastAsia="zh-CN"/>
            <w:rPrChange w:author="Roll Tsai" w:date="2018-08-22T23:07:51.0900951" w:id="1956731012">
              <w:rPr>
                <w:rFonts w:eastAsia="宋体"/>
                <w:lang w:eastAsia="zh-CN"/>
              </w:rPr>
            </w:rPrChange>
          </w:rPr>
          <w:delText xml:space="preserve"> </w:delText>
        </w:r>
        <w:r w:rsidRPr="21CB161F" w:rsidDel="61476B9A" w:rsidR="00DF4548">
          <w:rPr/>
          <w:delText xml:space="preserve">For </w:delText>
        </w:r>
        <w:r w:rsidRPr="652DBFB5" w:rsidDel="61476B9A">
          <w:rPr>
            <w:lang w:eastAsia="zh-CN"/>
            <w:rPrChange w:author="Roll Tsai" w:date="2018-08-22T23:07:51.0900951" w:id="165851172">
              <w:rPr>
                <w:rFonts w:eastAsia="宋体"/>
                <w:lang w:eastAsia="zh-CN"/>
              </w:rPr>
            </w:rPrChange>
          </w:rPr>
          <w:delText>example:</w:delText>
        </w:r>
      </w:del>
    </w:p>
    <w:p w:rsidRPr="00CB4DDE" w:rsidR="004102E4" w:rsidDel="61476B9A" w:rsidP="652DBFB5" w:rsidRDefault="00CB4DDE" w14:paraId="1EE9FB23" w14:textId="4CF932EC" w14:noSpellErr="1">
      <w:pPr>
        <w:pStyle w:val="Code"/>
        <w:rPr>
          <w:del w:author="Roll Tsai" w:date="2018-08-22T23:53:56.317356" w:id="58647537"/>
          <w:rFonts w:ascii="Cambria" w:hAnsi="Cambria" w:eastAsia="Cambria" w:cs="Cambria" w:asciiTheme="majorAscii" w:hAnsiTheme="majorAscii" w:eastAsiaTheme="majorAscii" w:cstheme="majorAscii"/>
          <w:color w:val="365F91" w:themeColor="accent1" w:themeShade="BF"/>
          <w:sz w:val="32"/>
          <w:szCs w:val="32"/>
          <w:lang w:eastAsia="zh-CN"/>
          <w:rPrChange w:author="Roll Tsai" w:date="2018-08-22T23:07:51.0900951" w:id="591">
            <w:rPr/>
          </w:rPrChange>
        </w:rPr>
        <w:pPrChange w:author="Roll Tsai" w:date="2018-08-22T23:07:51.0900951" w:id="1018974530">
          <w:pPr>
            <w:pStyle w:val="Code"/>
          </w:pPr>
        </w:pPrChange>
      </w:pPr>
      <w:del w:author="Roll Tsai" w:date="2018-08-22T23:53:56.317356" w:id="434800908">
        <w:r w:rsidRPr="21CB161F" w:rsidDel="61476B9A">
          <w:rPr>
            <w:lang w:eastAsia="zh-CN"/>
          </w:rPr>
          <w:delText>&lt;</w:delText>
        </w:r>
        <w:r w:rsidRPr="21CB161F" w:rsidDel="61476B9A">
          <w:rPr>
            <w:lang w:eastAsia="zh-CN"/>
          </w:rPr>
          <w:delText>div</w:delText>
        </w:r>
        <w:r w:rsidRPr="21CB161F" w:rsidDel="61476B9A">
          <w:rPr>
            <w:lang w:eastAsia="zh-CN"/>
          </w:rPr>
          <w:delText>&gt; {__(</w:delText>
        </w:r>
        <w:r w:rsidRPr="652DBFB5" w:rsidDel="61476B9A">
          <w:rPr>
            <w:lang w:eastAsia="zh-CN"/>
            <w:rPrChange w:author="Roll Tsai" w:date="2018-08-22T23:07:51.0900951" w:id="1979861638">
              <w:rPr>
                <w:rFonts w:eastAsia="宋体"/>
                <w:lang w:eastAsia="zh-CN"/>
              </w:rPr>
            </w:rPrChange>
          </w:rPr>
          <w:delText>‘hello {name}’, {name: ‘Peter’}</w:delText>
        </w:r>
        <w:r w:rsidRPr="21CB161F" w:rsidDel="61476B9A">
          <w:rPr>
            <w:lang w:eastAsia="zh-CN"/>
          </w:rPr>
          <w:delText>)}&lt;/div&gt;</w:delText>
        </w:r>
      </w:del>
    </w:p>
    <w:p w:rsidR="61476B9A" w:rsidDel="73BDDD81" w:rsidP="12422553" w:rsidRDefault="61476B9A" w14:paraId="06CCA310" w14:textId="45955FA3" w14:noSpellErr="1">
      <w:pPr>
        <w:pStyle w:val="a"/>
        <w:rPr>
          <w:del w:author="Roll Tsai" w:date="2018-08-22T23:55:54.8873973" w:id="702291293"/>
          <w:lang w:eastAsia="zh-CN"/>
          <w:rPrChange w:author="Roll Tsai" w:date="2018-08-22T23:55:27.6163412" w:id="1076852747">
            <w:rPr/>
          </w:rPrChange>
        </w:rPr>
        <w:pPrChange w:author="Roll Tsai" w:date="2018-08-22T23:55:27.6163412" w:id="1038814548">
          <w:pPr/>
        </w:pPrChange>
      </w:pPr>
      <w:ins w:author="Roll Tsai" w:date="2018-08-22T23:55:54.8873973" w:id="564867130">
        <w:r w:rsidRPr="73BDDD81" w:rsidR="73BDDD81">
          <w:rPr>
            <w:rFonts w:ascii="Calibri" w:hAnsi="Calibri" w:eastAsia="Calibri" w:cs="Calibri"/>
            <w:noProof w:val="0"/>
            <w:sz w:val="24"/>
            <w:szCs w:val="24"/>
            <w:lang w:val="en-US"/>
            <w:rPrChange w:author="Roll Tsai" w:date="2018-08-22T23:55:54.8873973" w:id="1482730709">
              <w:rPr/>
            </w:rPrChange>
          </w:rPr>
          <w:t>props.a10Context.changeLocale</w:t>
        </w:r>
      </w:ins>
      <w:ins w:author="Roll Tsai" w:date="2018-08-22T23:56:04.9789664" w:id="274299274">
        <w:r w:rsidRPr="73BDDD81" w:rsidR="6D522F48">
          <w:rPr>
            <w:rFonts w:ascii="Calibri" w:hAnsi="Calibri" w:eastAsia="Calibri" w:cs="Calibri"/>
            <w:noProof w:val="0"/>
            <w:sz w:val="24"/>
            <w:szCs w:val="24"/>
            <w:lang w:val="en-US"/>
            <w:rPrChange w:author="Roll Tsai" w:date="2018-08-22T23:55:54.8873973" w:id="1847228268">
              <w:rPr/>
            </w:rPrChange>
          </w:rPr>
          <w:t>()</w:t>
        </w:r>
      </w:ins>
      <w:ins w:author="Roll Tsai" w:date="2018-08-22T23:55:54.8873973" w:id="1224310462">
        <w:r w:rsidRPr="73BDDD81" w:rsidR="73BDDD81">
          <w:rPr>
            <w:rFonts w:ascii="Calibri" w:hAnsi="Calibri" w:eastAsia="Calibri" w:cs="Calibri"/>
            <w:noProof w:val="0"/>
            <w:sz w:val="24"/>
            <w:szCs w:val="24"/>
            <w:lang w:val="en-US"/>
            <w:rPrChange w:author="Roll Tsai" w:date="2018-08-22T23:55:54.8873973" w:id="468454631">
              <w:rPr/>
            </w:rPrChange>
          </w:rPr>
          <w:t xml:space="preserve"> provided from a10-gui-framework.</w:t>
        </w:r>
      </w:ins>
    </w:p>
    <w:p w:rsidR="73BDDD81" w:rsidP="6D522F48" w:rsidRDefault="73BDDD81" w14:paraId="14714F12" w14:textId="6327FB64">
      <w:pPr>
        <w:pStyle w:val="a"/>
        <w:rPr>
          <w:lang w:eastAsia="zh-CN"/>
          <w:rPrChange w:author="Roll Tsai" w:date="2018-08-22T23:56:04.9789664" w:id="1207939289">
            <w:rPr/>
          </w:rPrChange>
        </w:rPr>
        <w:pPrChange w:author="Roll Tsai" w:date="2018-08-22T23:56:04.9789664" w:id="1913517217">
          <w:pPr/>
        </w:pPrChange>
      </w:pPr>
    </w:p>
    <w:p w:rsidR="00064915" w:rsidP="002E1B6B" w:rsidRDefault="00542B23" w14:paraId="768EB6ED" w14:textId="68A968FF" w14:noSpellErr="1">
      <w:pPr>
        <w:pStyle w:val="1"/>
      </w:pPr>
      <w:r w:rsidRPr="0036639D" w:rsidDel="00542B23">
        <w:rPr>
          <w:color w:val="000000" w:themeColor="text1"/>
          <w:sz w:val="28"/>
          <w:szCs w:val="28"/>
        </w:rPr>
        <w:t xml:space="preserve"> </w:t>
      </w:r>
      <w:bookmarkStart w:name="_Toc503352843" w:id="592"/>
      <w:bookmarkStart w:name="_Toc503354814" w:id="593"/>
      <w:bookmarkStart w:name="_Toc503365886" w:id="594"/>
      <w:r w:rsidR="00064915">
        <w:rPr/>
        <w:t>References</w:t>
      </w:r>
      <w:bookmarkEnd w:id="592"/>
      <w:bookmarkEnd w:id="593"/>
      <w:bookmarkEnd w:id="594"/>
    </w:p>
    <w:p w:rsidR="005D7A5C" w:rsidP="00064915" w:rsidRDefault="00C90459" w14:paraId="78885218" w14:textId="0A0EAFE4">
      <w:pPr>
        <w:rPr>
          <w:rStyle w:val="a9"/>
        </w:rPr>
      </w:pPr>
      <w:hyperlink w:history="1" r:id="rId32">
        <w:r w:rsidRPr="000F0982" w:rsidR="005F1951">
          <w:rPr>
            <w:rStyle w:val="a9"/>
          </w:rPr>
          <w:t>https://ant.design/components/form/</w:t>
        </w:r>
      </w:hyperlink>
    </w:p>
    <w:p w:rsidR="00897C7A" w:rsidP="00064915" w:rsidRDefault="00C90459" w14:paraId="16398F2A" w14:textId="2BA71CA0">
      <w:hyperlink w:history="1" r:id="rId33">
        <w:r w:rsidRPr="000F0982" w:rsidR="00897C7A">
          <w:rPr>
            <w:rStyle w:val="a9"/>
          </w:rPr>
          <w:t>https://ant.design/components/button/</w:t>
        </w:r>
      </w:hyperlink>
    </w:p>
    <w:p w:rsidR="00897C7A" w:rsidP="00064915" w:rsidRDefault="00C90459" w14:paraId="46BBA7BE" w14:textId="577FE6FE">
      <w:hyperlink w:history="1" r:id="rId34">
        <w:r w:rsidRPr="00636E0A" w:rsidR="00C802AD">
          <w:rPr>
            <w:rStyle w:val="a9"/>
          </w:rPr>
          <w:t>https://reactjs.org/docs/higher-order-components.html</w:t>
        </w:r>
      </w:hyperlink>
    </w:p>
    <w:p w:rsidR="00C802AD" w:rsidP="00064915" w:rsidRDefault="00C90459" w14:paraId="1EEC76AD" w14:textId="00E27F69">
      <w:hyperlink w:history="1" r:id="rId35">
        <w:r w:rsidRPr="00636E0A" w:rsidR="00C802AD">
          <w:rPr>
            <w:rStyle w:val="a9"/>
          </w:rPr>
          <w:t>https://medium.com/@mappmechanic/react-utility-higher-order-components-as-</w:t>
        </w:r>
        <w:r w:rsidR="00E6154B">
          <w:rPr>
            <w:rStyle w:val="a9"/>
          </w:rPr>
          <w:t>Decorators</w:t>
        </w:r>
        <w:r w:rsidRPr="00636E0A" w:rsidR="00C802AD">
          <w:rPr>
            <w:rStyle w:val="a9"/>
          </w:rPr>
          <w:t>-tc39-stage-2-9e9f3a17688a</w:t>
        </w:r>
      </w:hyperlink>
    </w:p>
    <w:p w:rsidR="00C802AD" w:rsidP="00064915" w:rsidRDefault="00C802AD" w14:paraId="4216561F" w14:textId="77777777"/>
    <w:p w:rsidRPr="00064915" w:rsidR="005F1951" w:rsidP="00064915" w:rsidRDefault="005F1951" w14:paraId="2F54DC94" w14:textId="77777777"/>
    <w:sectPr w:rsidRPr="00064915" w:rsidR="005F1951" w:rsidSect="006029B2">
      <w:sectPrChange w:author="Roll Tsai" w:date="2018-08-22T22:51:38.1569773" w:id="881703908">
        <w:sectPr w:rsidRPr="00064915" w:rsidR="005F1951" w:rsidSect="006029B2">
          <w:pgSz w:w="12240" w:h="15840"/>
          <w:pgMar w:top="1170" w:right="1800" w:bottom="2340" w:left="1800" w:header="720" w:footer="720" w:gutter="0"/>
          <w:cols w:space="720"/>
          <w:titlePg/>
          <w:docGrid w:linePitch="326"/>
        </w:sectPr>
      </w:sectPrChange>
      <w:headerReference w:type="even" r:id="rId36"/>
      <w:headerReference w:type="default" r:id="rId37"/>
      <w:headerReference w:type="first" r:id="rId38"/>
      <w:pgSz w:w="12240" w:h="15840" w:orient="portrait"/>
      <w:pgMar w:top="1170" w:right="1800" w:bottom="2340" w:left="1800" w:header="720" w:footer="720" w:gutter="0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nitials="PC" w:author="Peter Chuang" w:date="2018-01-10T07:20:00Z" w:id="211">
    <w:p w:rsidR="00956AEC" w:rsidRDefault="00956AEC" w14:paraId="21C881B0" w14:textId="117F6E4A">
      <w:pPr>
        <w:pStyle w:val="afd"/>
      </w:pPr>
      <w:r>
        <w:rPr>
          <w:rStyle w:val="afc"/>
        </w:rPr>
        <w:annotationRef/>
      </w:r>
      <w:r>
        <w:rPr>
          <w:rStyle w:val="afc"/>
        </w:rPr>
        <w:t>A10 Adapter Component</w:t>
      </w:r>
    </w:p>
  </w:comment>
  <w:comment w:initials="PC（" w:author="Peter Chuang （莊偉華） [2]" w:date="2018-01-08T11:32:00Z" w:id="502">
    <w:p w:rsidR="00956AEC" w:rsidRDefault="00956AEC" w14:paraId="0B6F8FE0" w14:textId="05526D6D">
      <w:pPr>
        <w:pStyle w:val="afd"/>
      </w:pPr>
      <w:r>
        <w:rPr>
          <w:rStyle w:val="afc"/>
        </w:rPr>
        <w:annotationRef/>
      </w:r>
      <w:r>
        <w:t>A10ComponentWrapper is removed.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21C881B0"/>
  <w15:commentEx w15:done="0" w15:paraId="0B6F8FE0"/>
  <w15:commentEx w15:paraId="308707CF"/>
  <w15:commentEx w15:paraId="62541D04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B6F8FE0" w16cid:durableId="1DFF70CB"/>
  <w16cid:commentId w16cid:paraId="21C881B0" w16cid:durableId="0D2DA1EC"/>
  <w16cid:commentId w16cid:paraId="308707CF" w16cid:durableId="5287DE71"/>
  <w16cid:commentId w16cid:paraId="62541D04" w16cid:durableId="301EFFC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6AEC" w:rsidRDefault="00956AEC" w14:paraId="468A2806" w14:textId="77777777">
      <w:r>
        <w:separator/>
      </w:r>
    </w:p>
  </w:endnote>
  <w:endnote w:type="continuationSeparator" w:id="0">
    <w:p w:rsidR="00956AEC" w:rsidRDefault="00956AEC" w14:paraId="336B3B0B" w14:textId="77777777">
      <w:r>
        <w:continuationSeparator/>
      </w:r>
    </w:p>
  </w:endnote>
  <w:endnote w:type="continuationNotice" w:id="1">
    <w:p w:rsidR="00956AEC" w:rsidRDefault="00956AEC" w14:paraId="20E3C944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6AEC" w:rsidRDefault="00956AEC" w14:paraId="796B6CE1" w14:textId="77777777">
      <w:r>
        <w:separator/>
      </w:r>
    </w:p>
  </w:footnote>
  <w:footnote w:type="continuationSeparator" w:id="0">
    <w:p w:rsidR="00956AEC" w:rsidRDefault="00956AEC" w14:paraId="1F61F92A" w14:textId="77777777">
      <w:r>
        <w:continuationSeparator/>
      </w:r>
    </w:p>
  </w:footnote>
  <w:footnote w:type="continuationNotice" w:id="1">
    <w:p w:rsidR="00956AEC" w:rsidRDefault="00956AEC" w14:paraId="03F1D48C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6AEC" w:rsidRDefault="00C90459" w14:paraId="10E1532D" w14:textId="77777777">
    <w:pPr>
      <w:pStyle w:val="a3"/>
    </w:pPr>
    <w:r>
      <w:rPr>
        <w:noProof/>
      </w:rPr>
      <w:pict w14:anchorId="262DB8E1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4632579" style="position:absolute;margin-left:0;margin-top:0;width:612pt;height:11in;z-index:-251658239;mso-position-horizontal:center;mso-position-horizontal-relative:margin;mso-position-vertical:center;mso-position-vertical-relative:margin" o:spid="_x0000_s2065" o:allowincell="f" type="#_x0000_t75">
          <v:imagedata o:title="Internal Confidential_watermark-01" r:id="rId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w:rsidR="00956AEC" w:rsidP="00B22D42" w:rsidRDefault="00C90459" w14:paraId="5C47C76B" w14:textId="77777777">
    <w:pPr>
      <w:pStyle w:val="a3"/>
      <w:ind w:left="-900"/>
    </w:pPr>
    <w:r>
      <w:rPr>
        <w:noProof/>
      </w:rPr>
      <w:pict w14:anchorId="431A4949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4632580" style="position:absolute;left:0;text-align:left;margin-left:0;margin-top:0;width:612pt;height:11in;z-index:-251658238;mso-position-horizontal:center;mso-position-horizontal-relative:margin;mso-position-vertical:center;mso-position-vertical-relative:margin" o:spid="_x0000_s2066" o:allowincell="f" type="#_x0000_t75">
          <v:imagedata o:title="Internal Confidential_watermark-01" r:id="rId1"/>
          <w10:wrap anchorx="margin" anchory="margin"/>
        </v:shape>
      </w:pict>
    </w:r>
    <w:r w:rsidR="00956AEC">
      <w:rPr>
        <w:noProof/>
        <w:lang w:eastAsia="zh-CN"/>
      </w:rPr>
      <w:drawing>
        <wp:inline distT="0" distB="0" distL="0" distR="0" wp14:anchorId="7F8231B4" wp14:editId="40B9D32E">
          <wp:extent cx="2085975" cy="952500"/>
          <wp:effectExtent l="0" t="0" r="0" b="0"/>
          <wp:docPr id="1" name="Picture 0" descr="logo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ogo-0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5975" cy="952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56AEC" w:rsidRDefault="00C90459" w14:paraId="2AD44124" w14:textId="77777777">
    <w:pPr>
      <w:pStyle w:val="a3"/>
    </w:pPr>
    <w:r>
      <w:rPr>
        <w:noProof/>
      </w:rPr>
      <w:pict w14:anchorId="06636F34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014632578" style="position:absolute;margin-left:0;margin-top:0;width:612pt;height:11in;z-index:-251658240;mso-position-horizontal:center;mso-position-horizontal-relative:margin;mso-position-vertical:center;mso-position-vertical-relative:margin" o:spid="_x0000_s2064" o:allowincell="f" type="#_x0000_t75">
          <v:imagedata o:title="Internal Confidential_watermark-01" r:id="rId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10ECF"/>
    <w:multiLevelType w:val="hybridMultilevel"/>
    <w:tmpl w:val="A0CE7982"/>
    <w:lvl w:ilvl="0" w:tplc="207CB5F2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3114CE9"/>
    <w:multiLevelType w:val="hybridMultilevel"/>
    <w:tmpl w:val="D49C05A6"/>
    <w:lvl w:ilvl="0" w:tplc="0E18F7E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B3E39C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FF7B1C"/>
    <w:multiLevelType w:val="hybridMultilevel"/>
    <w:tmpl w:val="655E1CCC"/>
    <w:lvl w:ilvl="0" w:tplc="31A4D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99500E"/>
    <w:multiLevelType w:val="hybridMultilevel"/>
    <w:tmpl w:val="60D66E50"/>
    <w:lvl w:ilvl="0" w:tplc="EBC0D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0169E8"/>
    <w:multiLevelType w:val="hybridMultilevel"/>
    <w:tmpl w:val="71D8DEA2"/>
    <w:lvl w:ilvl="0" w:tplc="649292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4A76B0"/>
    <w:multiLevelType w:val="hybridMultilevel"/>
    <w:tmpl w:val="0328900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0D93055F"/>
    <w:multiLevelType w:val="hybridMultilevel"/>
    <w:tmpl w:val="24D8C7BA"/>
    <w:lvl w:ilvl="0" w:tplc="829AADE2">
      <w:start w:val="1"/>
      <w:numFmt w:val="bullet"/>
      <w:lvlText w:val="-"/>
      <w:lvlJc w:val="left"/>
      <w:pPr>
        <w:ind w:left="360" w:hanging="360"/>
      </w:pPr>
      <w:rPr>
        <w:rFonts w:hint="default" w:ascii="Calibri" w:hAnsi="Calibri" w:eastAsiaTheme="minorEastAsia" w:cstheme="minorBidi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7">
    <w:nsid w:val="13BF3440"/>
    <w:multiLevelType w:val="hybridMultilevel"/>
    <w:tmpl w:val="C8329B06"/>
    <w:lvl w:ilvl="0" w:tplc="4ACE14F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92477B"/>
    <w:multiLevelType w:val="hybridMultilevel"/>
    <w:tmpl w:val="6AF80D1C"/>
    <w:lvl w:ilvl="0" w:tplc="969E8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5F80821"/>
    <w:multiLevelType w:val="hybridMultilevel"/>
    <w:tmpl w:val="228CA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601462"/>
    <w:multiLevelType w:val="hybridMultilevel"/>
    <w:tmpl w:val="7E283192"/>
    <w:lvl w:ilvl="0" w:tplc="502ABD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69D2A06"/>
    <w:multiLevelType w:val="hybridMultilevel"/>
    <w:tmpl w:val="A4FE0CC6"/>
    <w:lvl w:ilvl="0" w:tplc="A7143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CA52705"/>
    <w:multiLevelType w:val="hybridMultilevel"/>
    <w:tmpl w:val="2F60E460"/>
    <w:lvl w:ilvl="0" w:tplc="0BC84CF8">
      <w:numFmt w:val="bullet"/>
      <w:lvlText w:val=""/>
      <w:lvlJc w:val="left"/>
      <w:pPr>
        <w:ind w:left="720" w:hanging="360"/>
      </w:pPr>
      <w:rPr>
        <w:rFonts w:hint="default" w:ascii="Wingdings" w:hAnsi="Wingdings" w:eastAsiaTheme="minorEastAsia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1D9C2430"/>
    <w:multiLevelType w:val="hybridMultilevel"/>
    <w:tmpl w:val="C65C499A"/>
    <w:lvl w:ilvl="0" w:tplc="FF98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1E804DF4"/>
    <w:multiLevelType w:val="hybridMultilevel"/>
    <w:tmpl w:val="10B06BB0"/>
    <w:lvl w:ilvl="0" w:tplc="AD14732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867FEE"/>
    <w:multiLevelType w:val="hybridMultilevel"/>
    <w:tmpl w:val="3C5AD008"/>
    <w:lvl w:ilvl="0" w:tplc="6EE82EA0">
      <w:start w:val="1"/>
      <w:numFmt w:val="decimal"/>
      <w:lvlText w:val="%1."/>
      <w:lvlJc w:val="left"/>
      <w:pPr>
        <w:ind w:left="7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>
    <w:nsid w:val="21BD157B"/>
    <w:multiLevelType w:val="hybridMultilevel"/>
    <w:tmpl w:val="7E2A8C60"/>
    <w:lvl w:ilvl="0" w:tplc="04090001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17">
    <w:nsid w:val="233B3779"/>
    <w:multiLevelType w:val="hybridMultilevel"/>
    <w:tmpl w:val="D38E77E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2359360B"/>
    <w:multiLevelType w:val="hybridMultilevel"/>
    <w:tmpl w:val="C65C499A"/>
    <w:lvl w:ilvl="0" w:tplc="FF98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6AB337D"/>
    <w:multiLevelType w:val="hybridMultilevel"/>
    <w:tmpl w:val="6C9E8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7DF44DE"/>
    <w:multiLevelType w:val="hybridMultilevel"/>
    <w:tmpl w:val="8850E8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2CA6112C"/>
    <w:multiLevelType w:val="hybridMultilevel"/>
    <w:tmpl w:val="882A5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1DA2264"/>
    <w:multiLevelType w:val="hybridMultilevel"/>
    <w:tmpl w:val="C65C499A"/>
    <w:lvl w:ilvl="0" w:tplc="FF98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334C2219"/>
    <w:multiLevelType w:val="hybridMultilevel"/>
    <w:tmpl w:val="8CDE93A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nsid w:val="35BA5296"/>
    <w:multiLevelType w:val="hybridMultilevel"/>
    <w:tmpl w:val="339E86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389C6DB4"/>
    <w:multiLevelType w:val="hybridMultilevel"/>
    <w:tmpl w:val="84FE9116"/>
    <w:lvl w:ilvl="0" w:tplc="A7E0EA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A4A60F9"/>
    <w:multiLevelType w:val="hybridMultilevel"/>
    <w:tmpl w:val="FAE2719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>
    <w:nsid w:val="3B061261"/>
    <w:multiLevelType w:val="hybridMultilevel"/>
    <w:tmpl w:val="6A0A5CBE"/>
    <w:lvl w:ilvl="0" w:tplc="8F40330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B5B4434"/>
    <w:multiLevelType w:val="hybridMultilevel"/>
    <w:tmpl w:val="858A73E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>
    <w:nsid w:val="3CCF1B79"/>
    <w:multiLevelType w:val="hybridMultilevel"/>
    <w:tmpl w:val="AFF499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DB61F7E"/>
    <w:multiLevelType w:val="hybridMultilevel"/>
    <w:tmpl w:val="AA842E88"/>
    <w:lvl w:ilvl="0" w:tplc="649292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05501B4"/>
    <w:multiLevelType w:val="hybridMultilevel"/>
    <w:tmpl w:val="609A6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BD2085"/>
    <w:multiLevelType w:val="hybridMultilevel"/>
    <w:tmpl w:val="B3D6B2FE"/>
    <w:lvl w:ilvl="0" w:tplc="52D640B4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>
    <w:nsid w:val="51FF6CAE"/>
    <w:multiLevelType w:val="hybridMultilevel"/>
    <w:tmpl w:val="2C4E270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>
    <w:nsid w:val="523B5779"/>
    <w:multiLevelType w:val="hybridMultilevel"/>
    <w:tmpl w:val="5F466030"/>
    <w:lvl w:ilvl="0" w:tplc="E95270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9C05391"/>
    <w:multiLevelType w:val="hybridMultilevel"/>
    <w:tmpl w:val="50C2AA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5B121A90"/>
    <w:multiLevelType w:val="hybridMultilevel"/>
    <w:tmpl w:val="D19E4182"/>
    <w:lvl w:ilvl="0" w:tplc="32F68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5C351FB9"/>
    <w:multiLevelType w:val="hybridMultilevel"/>
    <w:tmpl w:val="C65C499A"/>
    <w:lvl w:ilvl="0" w:tplc="FF980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089238A"/>
    <w:multiLevelType w:val="hybridMultilevel"/>
    <w:tmpl w:val="3FFC0C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B678EF"/>
    <w:multiLevelType w:val="hybridMultilevel"/>
    <w:tmpl w:val="4CEC801C"/>
    <w:lvl w:ilvl="0" w:tplc="B77202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D634DDB"/>
    <w:multiLevelType w:val="hybridMultilevel"/>
    <w:tmpl w:val="3D64B6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E4930EF"/>
    <w:multiLevelType w:val="hybridMultilevel"/>
    <w:tmpl w:val="963E3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E741F2B"/>
    <w:multiLevelType w:val="hybridMultilevel"/>
    <w:tmpl w:val="78140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EBC64A7"/>
    <w:multiLevelType w:val="hybridMultilevel"/>
    <w:tmpl w:val="54B2BA6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0E148DC"/>
    <w:multiLevelType w:val="hybridMultilevel"/>
    <w:tmpl w:val="E91C6CA4"/>
    <w:lvl w:ilvl="0" w:tplc="0409000F">
      <w:start w:val="1"/>
      <w:numFmt w:val="decimal"/>
      <w:lvlText w:val="%1."/>
      <w:lvlJc w:val="left"/>
      <w:pPr>
        <w:ind w:left="53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14" w:hanging="480"/>
      </w:pPr>
    </w:lvl>
    <w:lvl w:ilvl="2" w:tplc="0409001B" w:tentative="1">
      <w:start w:val="1"/>
      <w:numFmt w:val="lowerRoman"/>
      <w:lvlText w:val="%3."/>
      <w:lvlJc w:val="right"/>
      <w:pPr>
        <w:ind w:left="1494" w:hanging="480"/>
      </w:pPr>
    </w:lvl>
    <w:lvl w:ilvl="3" w:tplc="0409000F" w:tentative="1">
      <w:start w:val="1"/>
      <w:numFmt w:val="decimal"/>
      <w:lvlText w:val="%4."/>
      <w:lvlJc w:val="left"/>
      <w:pPr>
        <w:ind w:left="197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54" w:hanging="480"/>
      </w:pPr>
    </w:lvl>
    <w:lvl w:ilvl="5" w:tplc="0409001B" w:tentative="1">
      <w:start w:val="1"/>
      <w:numFmt w:val="lowerRoman"/>
      <w:lvlText w:val="%6."/>
      <w:lvlJc w:val="right"/>
      <w:pPr>
        <w:ind w:left="2934" w:hanging="480"/>
      </w:pPr>
    </w:lvl>
    <w:lvl w:ilvl="6" w:tplc="0409000F" w:tentative="1">
      <w:start w:val="1"/>
      <w:numFmt w:val="decimal"/>
      <w:lvlText w:val="%7."/>
      <w:lvlJc w:val="left"/>
      <w:pPr>
        <w:ind w:left="341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94" w:hanging="480"/>
      </w:pPr>
    </w:lvl>
    <w:lvl w:ilvl="8" w:tplc="0409001B" w:tentative="1">
      <w:start w:val="1"/>
      <w:numFmt w:val="lowerRoman"/>
      <w:lvlText w:val="%9."/>
      <w:lvlJc w:val="right"/>
      <w:pPr>
        <w:ind w:left="4374" w:hanging="480"/>
      </w:pPr>
    </w:lvl>
  </w:abstractNum>
  <w:abstractNum w:abstractNumId="45">
    <w:nsid w:val="70FC4770"/>
    <w:multiLevelType w:val="hybridMultilevel"/>
    <w:tmpl w:val="8D5432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733E6985"/>
    <w:multiLevelType w:val="hybridMultilevel"/>
    <w:tmpl w:val="DF3829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750054F9"/>
    <w:multiLevelType w:val="hybridMultilevel"/>
    <w:tmpl w:val="995E31F2"/>
    <w:lvl w:ilvl="0" w:tplc="69F2DA30">
      <w:start w:val="1"/>
      <w:numFmt w:val="decimal"/>
      <w:lvlText w:val="%1."/>
      <w:lvlJc w:val="left"/>
      <w:pPr>
        <w:ind w:left="360" w:hanging="360"/>
      </w:pPr>
      <w:rPr>
        <w:rFonts w:eastAsia="宋体" w:asciiTheme="minorHAnsi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5B27224"/>
    <w:multiLevelType w:val="hybridMultilevel"/>
    <w:tmpl w:val="FB64C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D086F08"/>
    <w:multiLevelType w:val="hybridMultilevel"/>
    <w:tmpl w:val="C19619BC"/>
    <w:lvl w:ilvl="0" w:tplc="52A27FAE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">
    <w:nsid w:val="7FF66331"/>
    <w:multiLevelType w:val="hybridMultilevel"/>
    <w:tmpl w:val="2CE4B69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8"/>
  </w:num>
  <w:num w:numId="2">
    <w:abstractNumId w:val="43"/>
  </w:num>
  <w:num w:numId="3">
    <w:abstractNumId w:val="21"/>
  </w:num>
  <w:num w:numId="4">
    <w:abstractNumId w:val="4"/>
  </w:num>
  <w:num w:numId="5">
    <w:abstractNumId w:val="30"/>
  </w:num>
  <w:num w:numId="6">
    <w:abstractNumId w:val="17"/>
  </w:num>
  <w:num w:numId="7">
    <w:abstractNumId w:val="23"/>
  </w:num>
  <w:num w:numId="8">
    <w:abstractNumId w:val="9"/>
  </w:num>
  <w:num w:numId="9">
    <w:abstractNumId w:val="26"/>
  </w:num>
  <w:num w:numId="10">
    <w:abstractNumId w:val="31"/>
  </w:num>
  <w:num w:numId="11">
    <w:abstractNumId w:val="48"/>
  </w:num>
  <w:num w:numId="12">
    <w:abstractNumId w:val="19"/>
  </w:num>
  <w:num w:numId="13">
    <w:abstractNumId w:val="41"/>
  </w:num>
  <w:num w:numId="14">
    <w:abstractNumId w:val="42"/>
  </w:num>
  <w:num w:numId="15">
    <w:abstractNumId w:val="50"/>
  </w:num>
  <w:num w:numId="16">
    <w:abstractNumId w:val="33"/>
  </w:num>
  <w:num w:numId="17">
    <w:abstractNumId w:val="11"/>
  </w:num>
  <w:num w:numId="18">
    <w:abstractNumId w:val="36"/>
  </w:num>
  <w:num w:numId="19">
    <w:abstractNumId w:val="16"/>
  </w:num>
  <w:num w:numId="20">
    <w:abstractNumId w:val="37"/>
  </w:num>
  <w:num w:numId="21">
    <w:abstractNumId w:val="18"/>
  </w:num>
  <w:num w:numId="22">
    <w:abstractNumId w:val="22"/>
  </w:num>
  <w:num w:numId="23">
    <w:abstractNumId w:val="13"/>
  </w:num>
  <w:num w:numId="24">
    <w:abstractNumId w:val="1"/>
  </w:num>
  <w:num w:numId="25">
    <w:abstractNumId w:val="38"/>
  </w:num>
  <w:num w:numId="26">
    <w:abstractNumId w:val="29"/>
  </w:num>
  <w:num w:numId="27">
    <w:abstractNumId w:val="15"/>
  </w:num>
  <w:num w:numId="28">
    <w:abstractNumId w:val="49"/>
  </w:num>
  <w:num w:numId="29">
    <w:abstractNumId w:val="32"/>
  </w:num>
  <w:num w:numId="30">
    <w:abstractNumId w:val="0"/>
  </w:num>
  <w:num w:numId="31">
    <w:abstractNumId w:val="12"/>
  </w:num>
  <w:num w:numId="32">
    <w:abstractNumId w:val="7"/>
  </w:num>
  <w:num w:numId="33">
    <w:abstractNumId w:val="14"/>
  </w:num>
  <w:num w:numId="34">
    <w:abstractNumId w:val="6"/>
  </w:num>
  <w:num w:numId="35">
    <w:abstractNumId w:val="8"/>
  </w:num>
  <w:num w:numId="36">
    <w:abstractNumId w:val="3"/>
  </w:num>
  <w:num w:numId="37">
    <w:abstractNumId w:val="25"/>
  </w:num>
  <w:num w:numId="38">
    <w:abstractNumId w:val="34"/>
  </w:num>
  <w:num w:numId="39">
    <w:abstractNumId w:val="39"/>
  </w:num>
  <w:num w:numId="40">
    <w:abstractNumId w:val="45"/>
  </w:num>
  <w:num w:numId="41">
    <w:abstractNumId w:val="24"/>
  </w:num>
  <w:num w:numId="42">
    <w:abstractNumId w:val="10"/>
  </w:num>
  <w:num w:numId="43">
    <w:abstractNumId w:val="47"/>
  </w:num>
  <w:num w:numId="44">
    <w:abstractNumId w:val="44"/>
  </w:num>
  <w:num w:numId="45">
    <w:abstractNumId w:val="35"/>
  </w:num>
  <w:num w:numId="46">
    <w:abstractNumId w:val="46"/>
  </w:num>
  <w:num w:numId="47">
    <w:abstractNumId w:val="20"/>
  </w:num>
  <w:num w:numId="4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"/>
  </w:num>
  <w:num w:numId="51">
    <w:abstractNumId w:val="27"/>
  </w:num>
  <w:num w:numId="52">
    <w:abstractNumId w:val="5"/>
  </w:num>
  <w:numIdMacAtCleanup w:val="51"/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Peter Chuang （莊偉華）">
    <w15:presenceInfo w15:providerId="AD" w15:userId="1003000094A616D0@LIVE.COM"/>
  </w15:person>
  <w15:person w15:author="Zuoping Li">
    <w15:presenceInfo w15:providerId="AD" w15:userId="S003BFFD94AA01C0@LIVE.COM"/>
  </w15:person>
  <w15:person w15:author="Peter Chuang （莊偉華） [2]">
    <w15:presenceInfo w15:providerId="AD" w15:userId="S003000094A616D0@LIVE.COM"/>
  </w15:person>
  <w15:person w15:author="Peter Chuang">
    <w15:presenceInfo w15:providerId="None" w15:userId="Peter Chuang"/>
  </w15:person>
  <w15:person w15:author="Rui Zhang">
    <w15:presenceInfo w15:providerId="AD" w15:userId="S003BFFD94AA0DEF@LIVE.COM"/>
  </w15:person>
  <w15:person w15:author="Willy Liu">
    <w15:presenceInfo w15:providerId="AD" w15:userId="1003BFFD94AA0DE7@LIVE.COM"/>
  </w15:person>
  <w15:person w15:author="Roll Tsai">
    <w15:presenceInfo w15:providerId="AD" w15:userId="S::stsai@a10networks.com::c23c59ab-7bd2-4a3b-9d2a-230e0138bd0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embedSystemFonts/>
  <w:bordersDoNotSurroundHeader/>
  <w:bordersDoNotSurroundFooter/>
  <w:activeWritingStyle w:lang="en-US" w:vendorID="64" w:dllVersion="6" w:nlCheck="1" w:checkStyle="1" w:appName="MSWord"/>
  <w:activeWritingStyle w:lang="zh-TW" w:vendorID="64" w:dllVersion="5" w:nlCheck="1" w:checkStyle="1" w:appName="MSWord"/>
  <w:activeWritingStyle w:lang="en-US" w:vendorID="64" w:dllVersion="0" w:nlCheck="1" w:checkStyle="0" w:appName="MSWord"/>
  <w:activeWritingStyle w:lang="en-US" w:vendorID="64" w:dllVersion="4096" w:nlCheck="1" w:checkStyle="0" w:appName="MSWord"/>
  <w:activeWritingStyle w:lang="zh-CN" w:vendorID="64" w:dllVersion="0" w:nlCheck="1" w:checkStyle="1" w:appName="MSWord"/>
  <w:activeWritingStyle w:lang="en-US" w:vendorID="64" w:dllVersion="131078" w:nlCheck="1" w:checkStyle="0" w:appName="MSWord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revisionView w:markup="0"/>
  <w:trackRevisions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7165"/>
    <w:rsid w:val="00000E62"/>
    <w:rsid w:val="00001B0A"/>
    <w:rsid w:val="0000200B"/>
    <w:rsid w:val="00003C63"/>
    <w:rsid w:val="000045DA"/>
    <w:rsid w:val="00004C1D"/>
    <w:rsid w:val="00005023"/>
    <w:rsid w:val="0000521B"/>
    <w:rsid w:val="0000702B"/>
    <w:rsid w:val="00007EA7"/>
    <w:rsid w:val="00012FE1"/>
    <w:rsid w:val="0001402F"/>
    <w:rsid w:val="00016648"/>
    <w:rsid w:val="000237D4"/>
    <w:rsid w:val="00032F53"/>
    <w:rsid w:val="00033271"/>
    <w:rsid w:val="00033E43"/>
    <w:rsid w:val="00033F91"/>
    <w:rsid w:val="0003435D"/>
    <w:rsid w:val="00034B06"/>
    <w:rsid w:val="0003560D"/>
    <w:rsid w:val="00035E18"/>
    <w:rsid w:val="00036D26"/>
    <w:rsid w:val="00040F27"/>
    <w:rsid w:val="00044463"/>
    <w:rsid w:val="00044666"/>
    <w:rsid w:val="00045CE2"/>
    <w:rsid w:val="00046249"/>
    <w:rsid w:val="00046685"/>
    <w:rsid w:val="00046CF2"/>
    <w:rsid w:val="00052F97"/>
    <w:rsid w:val="00054756"/>
    <w:rsid w:val="000560B8"/>
    <w:rsid w:val="00060F7E"/>
    <w:rsid w:val="00060FC5"/>
    <w:rsid w:val="000614D5"/>
    <w:rsid w:val="000620DE"/>
    <w:rsid w:val="00062D98"/>
    <w:rsid w:val="00064915"/>
    <w:rsid w:val="00065CA9"/>
    <w:rsid w:val="000671A8"/>
    <w:rsid w:val="00070896"/>
    <w:rsid w:val="00071214"/>
    <w:rsid w:val="00074439"/>
    <w:rsid w:val="000755EB"/>
    <w:rsid w:val="00075D78"/>
    <w:rsid w:val="00076158"/>
    <w:rsid w:val="00077B1B"/>
    <w:rsid w:val="000815E9"/>
    <w:rsid w:val="000843AF"/>
    <w:rsid w:val="00086CE3"/>
    <w:rsid w:val="000876C6"/>
    <w:rsid w:val="000923DF"/>
    <w:rsid w:val="000930BC"/>
    <w:rsid w:val="000931B5"/>
    <w:rsid w:val="00094EF9"/>
    <w:rsid w:val="000952A4"/>
    <w:rsid w:val="00096910"/>
    <w:rsid w:val="00097AD2"/>
    <w:rsid w:val="000A1AB3"/>
    <w:rsid w:val="000A41A4"/>
    <w:rsid w:val="000A471A"/>
    <w:rsid w:val="000A5056"/>
    <w:rsid w:val="000A5804"/>
    <w:rsid w:val="000A6EF3"/>
    <w:rsid w:val="000A7CAE"/>
    <w:rsid w:val="000B0520"/>
    <w:rsid w:val="000B065C"/>
    <w:rsid w:val="000B174E"/>
    <w:rsid w:val="000B2594"/>
    <w:rsid w:val="000B2B4D"/>
    <w:rsid w:val="000B3EE9"/>
    <w:rsid w:val="000B6648"/>
    <w:rsid w:val="000B76CF"/>
    <w:rsid w:val="000C04EF"/>
    <w:rsid w:val="000C0A5A"/>
    <w:rsid w:val="000C1D92"/>
    <w:rsid w:val="000C2C3E"/>
    <w:rsid w:val="000C3186"/>
    <w:rsid w:val="000C7476"/>
    <w:rsid w:val="000D0B08"/>
    <w:rsid w:val="000D0D61"/>
    <w:rsid w:val="000D41BA"/>
    <w:rsid w:val="000D504F"/>
    <w:rsid w:val="000D5833"/>
    <w:rsid w:val="000D766F"/>
    <w:rsid w:val="000D7B28"/>
    <w:rsid w:val="000D7BFA"/>
    <w:rsid w:val="000D7EE5"/>
    <w:rsid w:val="000E0167"/>
    <w:rsid w:val="000E15A2"/>
    <w:rsid w:val="000E32FC"/>
    <w:rsid w:val="000E4794"/>
    <w:rsid w:val="000E53A1"/>
    <w:rsid w:val="000E7571"/>
    <w:rsid w:val="000F3111"/>
    <w:rsid w:val="000F41AB"/>
    <w:rsid w:val="000F5313"/>
    <w:rsid w:val="000F55FB"/>
    <w:rsid w:val="000F749B"/>
    <w:rsid w:val="000F75AE"/>
    <w:rsid w:val="00100EB1"/>
    <w:rsid w:val="00101102"/>
    <w:rsid w:val="00101977"/>
    <w:rsid w:val="00103070"/>
    <w:rsid w:val="0010477E"/>
    <w:rsid w:val="0010561C"/>
    <w:rsid w:val="001063AA"/>
    <w:rsid w:val="001068C7"/>
    <w:rsid w:val="0011176C"/>
    <w:rsid w:val="0011226E"/>
    <w:rsid w:val="00115E95"/>
    <w:rsid w:val="0011669E"/>
    <w:rsid w:val="00117118"/>
    <w:rsid w:val="001212EF"/>
    <w:rsid w:val="00123950"/>
    <w:rsid w:val="00125098"/>
    <w:rsid w:val="00125939"/>
    <w:rsid w:val="001338D1"/>
    <w:rsid w:val="00137206"/>
    <w:rsid w:val="00143299"/>
    <w:rsid w:val="00145E5E"/>
    <w:rsid w:val="00146FA0"/>
    <w:rsid w:val="00147904"/>
    <w:rsid w:val="0015078A"/>
    <w:rsid w:val="00151A9A"/>
    <w:rsid w:val="001538EA"/>
    <w:rsid w:val="001543D0"/>
    <w:rsid w:val="00157056"/>
    <w:rsid w:val="00163B65"/>
    <w:rsid w:val="00164500"/>
    <w:rsid w:val="00164A8C"/>
    <w:rsid w:val="0016693C"/>
    <w:rsid w:val="00167031"/>
    <w:rsid w:val="00170F21"/>
    <w:rsid w:val="001718E7"/>
    <w:rsid w:val="0017700E"/>
    <w:rsid w:val="00182235"/>
    <w:rsid w:val="00192BD8"/>
    <w:rsid w:val="00192EA1"/>
    <w:rsid w:val="00193136"/>
    <w:rsid w:val="001931DE"/>
    <w:rsid w:val="00193675"/>
    <w:rsid w:val="00194623"/>
    <w:rsid w:val="001A0117"/>
    <w:rsid w:val="001A0147"/>
    <w:rsid w:val="001A0DFE"/>
    <w:rsid w:val="001A15B8"/>
    <w:rsid w:val="001A4AA3"/>
    <w:rsid w:val="001A5E00"/>
    <w:rsid w:val="001A667A"/>
    <w:rsid w:val="001A681E"/>
    <w:rsid w:val="001A7165"/>
    <w:rsid w:val="001B0400"/>
    <w:rsid w:val="001B1228"/>
    <w:rsid w:val="001B12A3"/>
    <w:rsid w:val="001B1CD8"/>
    <w:rsid w:val="001B1E0B"/>
    <w:rsid w:val="001B22A2"/>
    <w:rsid w:val="001B5F39"/>
    <w:rsid w:val="001B6688"/>
    <w:rsid w:val="001B6FAB"/>
    <w:rsid w:val="001C189C"/>
    <w:rsid w:val="001C22A6"/>
    <w:rsid w:val="001C3224"/>
    <w:rsid w:val="001C4F51"/>
    <w:rsid w:val="001C62E2"/>
    <w:rsid w:val="001C63A3"/>
    <w:rsid w:val="001C6ABE"/>
    <w:rsid w:val="001C7A11"/>
    <w:rsid w:val="001D0436"/>
    <w:rsid w:val="001D058E"/>
    <w:rsid w:val="001D723A"/>
    <w:rsid w:val="001E0597"/>
    <w:rsid w:val="001E1C28"/>
    <w:rsid w:val="001E22C4"/>
    <w:rsid w:val="001E50D6"/>
    <w:rsid w:val="001E50EC"/>
    <w:rsid w:val="001E5B6F"/>
    <w:rsid w:val="001E6A78"/>
    <w:rsid w:val="001E756E"/>
    <w:rsid w:val="001E779D"/>
    <w:rsid w:val="001F038B"/>
    <w:rsid w:val="001F05AE"/>
    <w:rsid w:val="001F1103"/>
    <w:rsid w:val="001F16E8"/>
    <w:rsid w:val="001F274B"/>
    <w:rsid w:val="002040D1"/>
    <w:rsid w:val="0020591E"/>
    <w:rsid w:val="00207B52"/>
    <w:rsid w:val="00210140"/>
    <w:rsid w:val="00210EA7"/>
    <w:rsid w:val="00211058"/>
    <w:rsid w:val="0021240E"/>
    <w:rsid w:val="00214612"/>
    <w:rsid w:val="00214AD1"/>
    <w:rsid w:val="0021623F"/>
    <w:rsid w:val="00217739"/>
    <w:rsid w:val="002178F4"/>
    <w:rsid w:val="00217BAE"/>
    <w:rsid w:val="0022027D"/>
    <w:rsid w:val="00220B7E"/>
    <w:rsid w:val="00220B8E"/>
    <w:rsid w:val="00222352"/>
    <w:rsid w:val="00222724"/>
    <w:rsid w:val="00222B9E"/>
    <w:rsid w:val="00223B72"/>
    <w:rsid w:val="0022406C"/>
    <w:rsid w:val="00224724"/>
    <w:rsid w:val="00225A22"/>
    <w:rsid w:val="0022611B"/>
    <w:rsid w:val="00226781"/>
    <w:rsid w:val="00226C38"/>
    <w:rsid w:val="002272CF"/>
    <w:rsid w:val="00227FF8"/>
    <w:rsid w:val="002317BA"/>
    <w:rsid w:val="00231A21"/>
    <w:rsid w:val="00236AB7"/>
    <w:rsid w:val="0023782A"/>
    <w:rsid w:val="00237E8C"/>
    <w:rsid w:val="0024102E"/>
    <w:rsid w:val="00241468"/>
    <w:rsid w:val="00241950"/>
    <w:rsid w:val="00243ADB"/>
    <w:rsid w:val="00245412"/>
    <w:rsid w:val="00252D1E"/>
    <w:rsid w:val="00252D25"/>
    <w:rsid w:val="002543E4"/>
    <w:rsid w:val="0025473F"/>
    <w:rsid w:val="00260B81"/>
    <w:rsid w:val="00260FAA"/>
    <w:rsid w:val="00261604"/>
    <w:rsid w:val="00261682"/>
    <w:rsid w:val="00261CED"/>
    <w:rsid w:val="002622AE"/>
    <w:rsid w:val="0026283B"/>
    <w:rsid w:val="0026317E"/>
    <w:rsid w:val="00263776"/>
    <w:rsid w:val="002642D8"/>
    <w:rsid w:val="002678FE"/>
    <w:rsid w:val="00267A71"/>
    <w:rsid w:val="00270517"/>
    <w:rsid w:val="002718AB"/>
    <w:rsid w:val="00273DE1"/>
    <w:rsid w:val="002742D9"/>
    <w:rsid w:val="00277194"/>
    <w:rsid w:val="002822A1"/>
    <w:rsid w:val="00282D9F"/>
    <w:rsid w:val="00283247"/>
    <w:rsid w:val="00283D9D"/>
    <w:rsid w:val="0028486E"/>
    <w:rsid w:val="00287CAB"/>
    <w:rsid w:val="0029103E"/>
    <w:rsid w:val="00293250"/>
    <w:rsid w:val="00293465"/>
    <w:rsid w:val="00297605"/>
    <w:rsid w:val="002A0925"/>
    <w:rsid w:val="002A15E8"/>
    <w:rsid w:val="002A1C5B"/>
    <w:rsid w:val="002A613C"/>
    <w:rsid w:val="002A78A7"/>
    <w:rsid w:val="002B0D59"/>
    <w:rsid w:val="002B0ED7"/>
    <w:rsid w:val="002B131B"/>
    <w:rsid w:val="002B19DB"/>
    <w:rsid w:val="002B23A6"/>
    <w:rsid w:val="002B2922"/>
    <w:rsid w:val="002B3579"/>
    <w:rsid w:val="002B3A4D"/>
    <w:rsid w:val="002B4DB7"/>
    <w:rsid w:val="002B5CFF"/>
    <w:rsid w:val="002C21D0"/>
    <w:rsid w:val="002C4374"/>
    <w:rsid w:val="002C50AF"/>
    <w:rsid w:val="002C50B4"/>
    <w:rsid w:val="002C72C5"/>
    <w:rsid w:val="002D13A8"/>
    <w:rsid w:val="002D1507"/>
    <w:rsid w:val="002D3527"/>
    <w:rsid w:val="002D40A8"/>
    <w:rsid w:val="002E03C9"/>
    <w:rsid w:val="002E1B6B"/>
    <w:rsid w:val="002E3FE8"/>
    <w:rsid w:val="002F008C"/>
    <w:rsid w:val="002F0365"/>
    <w:rsid w:val="002F1386"/>
    <w:rsid w:val="002F23BE"/>
    <w:rsid w:val="002F26CB"/>
    <w:rsid w:val="002F2C6D"/>
    <w:rsid w:val="002F3FD6"/>
    <w:rsid w:val="002F5D9F"/>
    <w:rsid w:val="002F5E57"/>
    <w:rsid w:val="002F6EE2"/>
    <w:rsid w:val="00303214"/>
    <w:rsid w:val="00303A0A"/>
    <w:rsid w:val="00304F0E"/>
    <w:rsid w:val="00305002"/>
    <w:rsid w:val="00306758"/>
    <w:rsid w:val="00311D64"/>
    <w:rsid w:val="00312B1A"/>
    <w:rsid w:val="00312DAC"/>
    <w:rsid w:val="003140D9"/>
    <w:rsid w:val="003201D0"/>
    <w:rsid w:val="00320E00"/>
    <w:rsid w:val="003230E6"/>
    <w:rsid w:val="0032332D"/>
    <w:rsid w:val="003247BE"/>
    <w:rsid w:val="00324A11"/>
    <w:rsid w:val="00332E35"/>
    <w:rsid w:val="00333787"/>
    <w:rsid w:val="003343EA"/>
    <w:rsid w:val="00334822"/>
    <w:rsid w:val="0033641F"/>
    <w:rsid w:val="0033653D"/>
    <w:rsid w:val="00336772"/>
    <w:rsid w:val="00336B87"/>
    <w:rsid w:val="00340131"/>
    <w:rsid w:val="00342C39"/>
    <w:rsid w:val="003451C0"/>
    <w:rsid w:val="003462C4"/>
    <w:rsid w:val="003524A5"/>
    <w:rsid w:val="0035452F"/>
    <w:rsid w:val="003554B9"/>
    <w:rsid w:val="00362786"/>
    <w:rsid w:val="00362916"/>
    <w:rsid w:val="00362F27"/>
    <w:rsid w:val="00364220"/>
    <w:rsid w:val="0036445C"/>
    <w:rsid w:val="00364A4F"/>
    <w:rsid w:val="00366359"/>
    <w:rsid w:val="0036639D"/>
    <w:rsid w:val="00366988"/>
    <w:rsid w:val="003712FF"/>
    <w:rsid w:val="00371AA1"/>
    <w:rsid w:val="00371B68"/>
    <w:rsid w:val="003779CA"/>
    <w:rsid w:val="003779CF"/>
    <w:rsid w:val="00377B0A"/>
    <w:rsid w:val="00381040"/>
    <w:rsid w:val="00381FCF"/>
    <w:rsid w:val="0038248B"/>
    <w:rsid w:val="003857AC"/>
    <w:rsid w:val="0038733C"/>
    <w:rsid w:val="00387BDB"/>
    <w:rsid w:val="003917AD"/>
    <w:rsid w:val="00391B7F"/>
    <w:rsid w:val="003933F5"/>
    <w:rsid w:val="00395BF4"/>
    <w:rsid w:val="00395C5A"/>
    <w:rsid w:val="00395EF3"/>
    <w:rsid w:val="00396D47"/>
    <w:rsid w:val="003A11FE"/>
    <w:rsid w:val="003A2194"/>
    <w:rsid w:val="003A39D1"/>
    <w:rsid w:val="003A4560"/>
    <w:rsid w:val="003A5252"/>
    <w:rsid w:val="003A6B32"/>
    <w:rsid w:val="003A765F"/>
    <w:rsid w:val="003A7E9B"/>
    <w:rsid w:val="003B1D87"/>
    <w:rsid w:val="003B2632"/>
    <w:rsid w:val="003B2F34"/>
    <w:rsid w:val="003B5777"/>
    <w:rsid w:val="003C0193"/>
    <w:rsid w:val="003C0255"/>
    <w:rsid w:val="003C057F"/>
    <w:rsid w:val="003C0D3C"/>
    <w:rsid w:val="003C1C1F"/>
    <w:rsid w:val="003C22C3"/>
    <w:rsid w:val="003C2F5B"/>
    <w:rsid w:val="003C330C"/>
    <w:rsid w:val="003C60C7"/>
    <w:rsid w:val="003C711E"/>
    <w:rsid w:val="003D2BE4"/>
    <w:rsid w:val="003D3550"/>
    <w:rsid w:val="003D477D"/>
    <w:rsid w:val="003D668B"/>
    <w:rsid w:val="003D734A"/>
    <w:rsid w:val="003D769B"/>
    <w:rsid w:val="003E0F68"/>
    <w:rsid w:val="003E11A3"/>
    <w:rsid w:val="003E1AEF"/>
    <w:rsid w:val="003E709E"/>
    <w:rsid w:val="003F08C8"/>
    <w:rsid w:val="003F185A"/>
    <w:rsid w:val="003F1A0E"/>
    <w:rsid w:val="003F1FF2"/>
    <w:rsid w:val="003F2FE9"/>
    <w:rsid w:val="003F3F73"/>
    <w:rsid w:val="003F4583"/>
    <w:rsid w:val="003F70BB"/>
    <w:rsid w:val="0040155E"/>
    <w:rsid w:val="00402564"/>
    <w:rsid w:val="0040290C"/>
    <w:rsid w:val="004046ED"/>
    <w:rsid w:val="00410255"/>
    <w:rsid w:val="004102E4"/>
    <w:rsid w:val="00410A91"/>
    <w:rsid w:val="00410B95"/>
    <w:rsid w:val="00412490"/>
    <w:rsid w:val="00412494"/>
    <w:rsid w:val="00413853"/>
    <w:rsid w:val="0041395F"/>
    <w:rsid w:val="00413C74"/>
    <w:rsid w:val="004166A5"/>
    <w:rsid w:val="00417C36"/>
    <w:rsid w:val="00420E06"/>
    <w:rsid w:val="0042220C"/>
    <w:rsid w:val="0042417A"/>
    <w:rsid w:val="004242AA"/>
    <w:rsid w:val="00426190"/>
    <w:rsid w:val="00427336"/>
    <w:rsid w:val="00427549"/>
    <w:rsid w:val="0043055C"/>
    <w:rsid w:val="0043098C"/>
    <w:rsid w:val="0043234B"/>
    <w:rsid w:val="00432587"/>
    <w:rsid w:val="00433B87"/>
    <w:rsid w:val="00435792"/>
    <w:rsid w:val="00435E9D"/>
    <w:rsid w:val="00436491"/>
    <w:rsid w:val="0043774D"/>
    <w:rsid w:val="00437950"/>
    <w:rsid w:val="00437E64"/>
    <w:rsid w:val="00440C19"/>
    <w:rsid w:val="00441B7A"/>
    <w:rsid w:val="00444EF5"/>
    <w:rsid w:val="004501D4"/>
    <w:rsid w:val="004508F1"/>
    <w:rsid w:val="004515D2"/>
    <w:rsid w:val="004517D3"/>
    <w:rsid w:val="00452A48"/>
    <w:rsid w:val="00453B2A"/>
    <w:rsid w:val="0045749E"/>
    <w:rsid w:val="0046435D"/>
    <w:rsid w:val="00464BB1"/>
    <w:rsid w:val="00466DFA"/>
    <w:rsid w:val="0046799E"/>
    <w:rsid w:val="00470D58"/>
    <w:rsid w:val="00474CF8"/>
    <w:rsid w:val="00475434"/>
    <w:rsid w:val="00475BD8"/>
    <w:rsid w:val="00476524"/>
    <w:rsid w:val="00481DE1"/>
    <w:rsid w:val="004827D8"/>
    <w:rsid w:val="00483093"/>
    <w:rsid w:val="00484402"/>
    <w:rsid w:val="0048540E"/>
    <w:rsid w:val="0048691F"/>
    <w:rsid w:val="00486AC4"/>
    <w:rsid w:val="00490D2F"/>
    <w:rsid w:val="004932E9"/>
    <w:rsid w:val="00497247"/>
    <w:rsid w:val="004A072A"/>
    <w:rsid w:val="004A3312"/>
    <w:rsid w:val="004A3F0F"/>
    <w:rsid w:val="004A53FB"/>
    <w:rsid w:val="004A5BD9"/>
    <w:rsid w:val="004A73C2"/>
    <w:rsid w:val="004A7B6D"/>
    <w:rsid w:val="004A7CA9"/>
    <w:rsid w:val="004A7E0B"/>
    <w:rsid w:val="004B130B"/>
    <w:rsid w:val="004B3B2B"/>
    <w:rsid w:val="004B498E"/>
    <w:rsid w:val="004B6B08"/>
    <w:rsid w:val="004B6DE7"/>
    <w:rsid w:val="004B774C"/>
    <w:rsid w:val="004C0134"/>
    <w:rsid w:val="004C0849"/>
    <w:rsid w:val="004C1378"/>
    <w:rsid w:val="004C3590"/>
    <w:rsid w:val="004C564E"/>
    <w:rsid w:val="004C7D79"/>
    <w:rsid w:val="004D026D"/>
    <w:rsid w:val="004D0ECE"/>
    <w:rsid w:val="004D3D95"/>
    <w:rsid w:val="004D49B8"/>
    <w:rsid w:val="004D5BC8"/>
    <w:rsid w:val="004D5CF1"/>
    <w:rsid w:val="004D6A6D"/>
    <w:rsid w:val="004E0162"/>
    <w:rsid w:val="004E121E"/>
    <w:rsid w:val="004E277B"/>
    <w:rsid w:val="004E5494"/>
    <w:rsid w:val="004E7A34"/>
    <w:rsid w:val="004E7B5B"/>
    <w:rsid w:val="004E7F22"/>
    <w:rsid w:val="004F0848"/>
    <w:rsid w:val="004F0961"/>
    <w:rsid w:val="004F3B6E"/>
    <w:rsid w:val="004F42D1"/>
    <w:rsid w:val="004F6D16"/>
    <w:rsid w:val="004F7D24"/>
    <w:rsid w:val="0050011A"/>
    <w:rsid w:val="0050043D"/>
    <w:rsid w:val="005015CB"/>
    <w:rsid w:val="00502B1D"/>
    <w:rsid w:val="00503281"/>
    <w:rsid w:val="005048B4"/>
    <w:rsid w:val="00504E57"/>
    <w:rsid w:val="0050634B"/>
    <w:rsid w:val="00506497"/>
    <w:rsid w:val="00507E76"/>
    <w:rsid w:val="00510647"/>
    <w:rsid w:val="00511342"/>
    <w:rsid w:val="00512B2D"/>
    <w:rsid w:val="00514417"/>
    <w:rsid w:val="00516697"/>
    <w:rsid w:val="00516B45"/>
    <w:rsid w:val="00521CB6"/>
    <w:rsid w:val="00521DF6"/>
    <w:rsid w:val="00522210"/>
    <w:rsid w:val="00524F2A"/>
    <w:rsid w:val="0052548E"/>
    <w:rsid w:val="005272C9"/>
    <w:rsid w:val="00527653"/>
    <w:rsid w:val="00531481"/>
    <w:rsid w:val="005323A3"/>
    <w:rsid w:val="00533D54"/>
    <w:rsid w:val="0053402F"/>
    <w:rsid w:val="00535C86"/>
    <w:rsid w:val="00536318"/>
    <w:rsid w:val="00536F82"/>
    <w:rsid w:val="0054106E"/>
    <w:rsid w:val="00541943"/>
    <w:rsid w:val="00542B23"/>
    <w:rsid w:val="005430D5"/>
    <w:rsid w:val="00543496"/>
    <w:rsid w:val="00543B46"/>
    <w:rsid w:val="0054483C"/>
    <w:rsid w:val="00546CF8"/>
    <w:rsid w:val="00547470"/>
    <w:rsid w:val="00552FF6"/>
    <w:rsid w:val="00553173"/>
    <w:rsid w:val="00554834"/>
    <w:rsid w:val="00556561"/>
    <w:rsid w:val="005571DE"/>
    <w:rsid w:val="00560D71"/>
    <w:rsid w:val="00560FBE"/>
    <w:rsid w:val="0056220B"/>
    <w:rsid w:val="00562F2F"/>
    <w:rsid w:val="00563E98"/>
    <w:rsid w:val="0056435C"/>
    <w:rsid w:val="00565203"/>
    <w:rsid w:val="005655D6"/>
    <w:rsid w:val="0056582B"/>
    <w:rsid w:val="00565E94"/>
    <w:rsid w:val="00566288"/>
    <w:rsid w:val="005663ED"/>
    <w:rsid w:val="0057123F"/>
    <w:rsid w:val="00572218"/>
    <w:rsid w:val="005734CC"/>
    <w:rsid w:val="00574007"/>
    <w:rsid w:val="0057578B"/>
    <w:rsid w:val="00575BAD"/>
    <w:rsid w:val="00580A9F"/>
    <w:rsid w:val="00581297"/>
    <w:rsid w:val="005813AC"/>
    <w:rsid w:val="00587584"/>
    <w:rsid w:val="00587A96"/>
    <w:rsid w:val="00587E71"/>
    <w:rsid w:val="00590EAE"/>
    <w:rsid w:val="00592873"/>
    <w:rsid w:val="00593278"/>
    <w:rsid w:val="00594616"/>
    <w:rsid w:val="00594668"/>
    <w:rsid w:val="0059467A"/>
    <w:rsid w:val="00594D22"/>
    <w:rsid w:val="00595874"/>
    <w:rsid w:val="00595FFE"/>
    <w:rsid w:val="005969E5"/>
    <w:rsid w:val="00597032"/>
    <w:rsid w:val="00597503"/>
    <w:rsid w:val="005A14E5"/>
    <w:rsid w:val="005A3901"/>
    <w:rsid w:val="005A45B1"/>
    <w:rsid w:val="005A577D"/>
    <w:rsid w:val="005A736C"/>
    <w:rsid w:val="005A7558"/>
    <w:rsid w:val="005B352B"/>
    <w:rsid w:val="005B42AB"/>
    <w:rsid w:val="005C0450"/>
    <w:rsid w:val="005C08F3"/>
    <w:rsid w:val="005C1490"/>
    <w:rsid w:val="005C1809"/>
    <w:rsid w:val="005C455A"/>
    <w:rsid w:val="005C5518"/>
    <w:rsid w:val="005C69BD"/>
    <w:rsid w:val="005D0777"/>
    <w:rsid w:val="005D09AD"/>
    <w:rsid w:val="005D1216"/>
    <w:rsid w:val="005D15AB"/>
    <w:rsid w:val="005D1B2E"/>
    <w:rsid w:val="005D2D17"/>
    <w:rsid w:val="005D33EC"/>
    <w:rsid w:val="005D7A5C"/>
    <w:rsid w:val="005E049E"/>
    <w:rsid w:val="005E0FC2"/>
    <w:rsid w:val="005E1C76"/>
    <w:rsid w:val="005E3467"/>
    <w:rsid w:val="005E4A0B"/>
    <w:rsid w:val="005E4F31"/>
    <w:rsid w:val="005E5542"/>
    <w:rsid w:val="005E57A3"/>
    <w:rsid w:val="005E60B4"/>
    <w:rsid w:val="005F1951"/>
    <w:rsid w:val="005F2C4C"/>
    <w:rsid w:val="005F4207"/>
    <w:rsid w:val="005F4E5B"/>
    <w:rsid w:val="005F54D5"/>
    <w:rsid w:val="006029B2"/>
    <w:rsid w:val="00603157"/>
    <w:rsid w:val="0060384F"/>
    <w:rsid w:val="006038E7"/>
    <w:rsid w:val="00604033"/>
    <w:rsid w:val="00605755"/>
    <w:rsid w:val="006065FB"/>
    <w:rsid w:val="0060744A"/>
    <w:rsid w:val="006074F2"/>
    <w:rsid w:val="00610B01"/>
    <w:rsid w:val="00610DDC"/>
    <w:rsid w:val="00612008"/>
    <w:rsid w:val="006129E7"/>
    <w:rsid w:val="00612B6D"/>
    <w:rsid w:val="00613CD3"/>
    <w:rsid w:val="00613E38"/>
    <w:rsid w:val="00613E62"/>
    <w:rsid w:val="006156A7"/>
    <w:rsid w:val="00616BD0"/>
    <w:rsid w:val="006216FB"/>
    <w:rsid w:val="00621FC0"/>
    <w:rsid w:val="00622150"/>
    <w:rsid w:val="0062301A"/>
    <w:rsid w:val="0062646F"/>
    <w:rsid w:val="006305B4"/>
    <w:rsid w:val="0063086A"/>
    <w:rsid w:val="00630A5B"/>
    <w:rsid w:val="00630EAB"/>
    <w:rsid w:val="00631879"/>
    <w:rsid w:val="00642CB9"/>
    <w:rsid w:val="00644E8D"/>
    <w:rsid w:val="00645CC9"/>
    <w:rsid w:val="00651666"/>
    <w:rsid w:val="006527C6"/>
    <w:rsid w:val="00652A58"/>
    <w:rsid w:val="00655AB4"/>
    <w:rsid w:val="00655CDA"/>
    <w:rsid w:val="006607A1"/>
    <w:rsid w:val="006638C0"/>
    <w:rsid w:val="006644EB"/>
    <w:rsid w:val="00666388"/>
    <w:rsid w:val="006675D9"/>
    <w:rsid w:val="00670B06"/>
    <w:rsid w:val="00670B3C"/>
    <w:rsid w:val="00672496"/>
    <w:rsid w:val="006739B3"/>
    <w:rsid w:val="00675A18"/>
    <w:rsid w:val="00676055"/>
    <w:rsid w:val="0067752C"/>
    <w:rsid w:val="006779DD"/>
    <w:rsid w:val="00685598"/>
    <w:rsid w:val="00686B1C"/>
    <w:rsid w:val="00687881"/>
    <w:rsid w:val="00687AAC"/>
    <w:rsid w:val="00692AB0"/>
    <w:rsid w:val="00697756"/>
    <w:rsid w:val="006A1262"/>
    <w:rsid w:val="006A4898"/>
    <w:rsid w:val="006A67D1"/>
    <w:rsid w:val="006A6E77"/>
    <w:rsid w:val="006B09B0"/>
    <w:rsid w:val="006B0B5D"/>
    <w:rsid w:val="006B6097"/>
    <w:rsid w:val="006B7C32"/>
    <w:rsid w:val="006C4BE1"/>
    <w:rsid w:val="006C54DA"/>
    <w:rsid w:val="006C57A4"/>
    <w:rsid w:val="006C6AA6"/>
    <w:rsid w:val="006D152B"/>
    <w:rsid w:val="006D40E0"/>
    <w:rsid w:val="006D435A"/>
    <w:rsid w:val="006D6119"/>
    <w:rsid w:val="006D67B4"/>
    <w:rsid w:val="006E280E"/>
    <w:rsid w:val="006E3C21"/>
    <w:rsid w:val="006E3E31"/>
    <w:rsid w:val="006E61B2"/>
    <w:rsid w:val="006E7511"/>
    <w:rsid w:val="006F0AFE"/>
    <w:rsid w:val="006F37E3"/>
    <w:rsid w:val="006F4E2F"/>
    <w:rsid w:val="006F5CBE"/>
    <w:rsid w:val="007009FC"/>
    <w:rsid w:val="00700A56"/>
    <w:rsid w:val="007102A1"/>
    <w:rsid w:val="00711F0E"/>
    <w:rsid w:val="007174A5"/>
    <w:rsid w:val="00720729"/>
    <w:rsid w:val="00720F71"/>
    <w:rsid w:val="00722F23"/>
    <w:rsid w:val="0072412D"/>
    <w:rsid w:val="00724539"/>
    <w:rsid w:val="007245CA"/>
    <w:rsid w:val="00724CDF"/>
    <w:rsid w:val="007276AA"/>
    <w:rsid w:val="00727824"/>
    <w:rsid w:val="00727E61"/>
    <w:rsid w:val="0073088A"/>
    <w:rsid w:val="007316C2"/>
    <w:rsid w:val="00731A69"/>
    <w:rsid w:val="007343FA"/>
    <w:rsid w:val="00734571"/>
    <w:rsid w:val="00735AB8"/>
    <w:rsid w:val="0073609C"/>
    <w:rsid w:val="00742BC1"/>
    <w:rsid w:val="00742C4B"/>
    <w:rsid w:val="00743362"/>
    <w:rsid w:val="00743C0F"/>
    <w:rsid w:val="0074406B"/>
    <w:rsid w:val="00745AE3"/>
    <w:rsid w:val="00750303"/>
    <w:rsid w:val="007512EB"/>
    <w:rsid w:val="0075438F"/>
    <w:rsid w:val="00754AE5"/>
    <w:rsid w:val="007611A1"/>
    <w:rsid w:val="0076320F"/>
    <w:rsid w:val="00763D54"/>
    <w:rsid w:val="00764D64"/>
    <w:rsid w:val="007662B6"/>
    <w:rsid w:val="00767A54"/>
    <w:rsid w:val="007719A2"/>
    <w:rsid w:val="00772BB2"/>
    <w:rsid w:val="0077304A"/>
    <w:rsid w:val="00773CB0"/>
    <w:rsid w:val="00773DF7"/>
    <w:rsid w:val="00775812"/>
    <w:rsid w:val="007811EE"/>
    <w:rsid w:val="00782737"/>
    <w:rsid w:val="0078306B"/>
    <w:rsid w:val="007835C0"/>
    <w:rsid w:val="00783B53"/>
    <w:rsid w:val="00784B57"/>
    <w:rsid w:val="0078521F"/>
    <w:rsid w:val="0078638A"/>
    <w:rsid w:val="007915D6"/>
    <w:rsid w:val="007960C5"/>
    <w:rsid w:val="007975C1"/>
    <w:rsid w:val="0079769A"/>
    <w:rsid w:val="007A31D9"/>
    <w:rsid w:val="007A417E"/>
    <w:rsid w:val="007A4E25"/>
    <w:rsid w:val="007A50C6"/>
    <w:rsid w:val="007A5D4D"/>
    <w:rsid w:val="007B0304"/>
    <w:rsid w:val="007B4214"/>
    <w:rsid w:val="007B43E9"/>
    <w:rsid w:val="007B4ACD"/>
    <w:rsid w:val="007B4F48"/>
    <w:rsid w:val="007B7DE5"/>
    <w:rsid w:val="007C0E63"/>
    <w:rsid w:val="007C5665"/>
    <w:rsid w:val="007C5D5A"/>
    <w:rsid w:val="007C665B"/>
    <w:rsid w:val="007D1377"/>
    <w:rsid w:val="007D25DD"/>
    <w:rsid w:val="007D3478"/>
    <w:rsid w:val="007D4EFE"/>
    <w:rsid w:val="007D59C9"/>
    <w:rsid w:val="007E01EA"/>
    <w:rsid w:val="007E02AD"/>
    <w:rsid w:val="007E082F"/>
    <w:rsid w:val="007E08C7"/>
    <w:rsid w:val="007E1527"/>
    <w:rsid w:val="007E15FA"/>
    <w:rsid w:val="007E31F9"/>
    <w:rsid w:val="007E6D90"/>
    <w:rsid w:val="007E71B9"/>
    <w:rsid w:val="007E75B2"/>
    <w:rsid w:val="007F11AF"/>
    <w:rsid w:val="007F13AC"/>
    <w:rsid w:val="007F20E9"/>
    <w:rsid w:val="007F2D9A"/>
    <w:rsid w:val="007F6655"/>
    <w:rsid w:val="007F6F96"/>
    <w:rsid w:val="007F727F"/>
    <w:rsid w:val="008006C5"/>
    <w:rsid w:val="00801ABF"/>
    <w:rsid w:val="008075ED"/>
    <w:rsid w:val="008078EF"/>
    <w:rsid w:val="00807ABF"/>
    <w:rsid w:val="00807E03"/>
    <w:rsid w:val="008107C9"/>
    <w:rsid w:val="00810ED0"/>
    <w:rsid w:val="00811C80"/>
    <w:rsid w:val="008121D1"/>
    <w:rsid w:val="008165F2"/>
    <w:rsid w:val="00817B65"/>
    <w:rsid w:val="008204F5"/>
    <w:rsid w:val="0082327C"/>
    <w:rsid w:val="00823B8D"/>
    <w:rsid w:val="00823C35"/>
    <w:rsid w:val="008246E0"/>
    <w:rsid w:val="0082726E"/>
    <w:rsid w:val="008320F9"/>
    <w:rsid w:val="00835E94"/>
    <w:rsid w:val="00837905"/>
    <w:rsid w:val="00840A8B"/>
    <w:rsid w:val="008457F2"/>
    <w:rsid w:val="00850ABB"/>
    <w:rsid w:val="008511F4"/>
    <w:rsid w:val="00853F0A"/>
    <w:rsid w:val="008550EC"/>
    <w:rsid w:val="00855328"/>
    <w:rsid w:val="0085540A"/>
    <w:rsid w:val="00855508"/>
    <w:rsid w:val="008568E7"/>
    <w:rsid w:val="008609EA"/>
    <w:rsid w:val="0086131F"/>
    <w:rsid w:val="008619AF"/>
    <w:rsid w:val="00863255"/>
    <w:rsid w:val="008653FC"/>
    <w:rsid w:val="008655D4"/>
    <w:rsid w:val="00866484"/>
    <w:rsid w:val="00866F02"/>
    <w:rsid w:val="00871246"/>
    <w:rsid w:val="00872075"/>
    <w:rsid w:val="008753E7"/>
    <w:rsid w:val="0088077B"/>
    <w:rsid w:val="00880A85"/>
    <w:rsid w:val="00883721"/>
    <w:rsid w:val="00884550"/>
    <w:rsid w:val="0088675B"/>
    <w:rsid w:val="008908A7"/>
    <w:rsid w:val="00891DEC"/>
    <w:rsid w:val="00893211"/>
    <w:rsid w:val="00897671"/>
    <w:rsid w:val="00897C7A"/>
    <w:rsid w:val="008A1E94"/>
    <w:rsid w:val="008A607C"/>
    <w:rsid w:val="008A6741"/>
    <w:rsid w:val="008A71F2"/>
    <w:rsid w:val="008A7C32"/>
    <w:rsid w:val="008B0C52"/>
    <w:rsid w:val="008B270A"/>
    <w:rsid w:val="008B4191"/>
    <w:rsid w:val="008B5236"/>
    <w:rsid w:val="008B6665"/>
    <w:rsid w:val="008B7F8E"/>
    <w:rsid w:val="008C0238"/>
    <w:rsid w:val="008C25FB"/>
    <w:rsid w:val="008D0586"/>
    <w:rsid w:val="008D1162"/>
    <w:rsid w:val="008D7ACA"/>
    <w:rsid w:val="008E1FB9"/>
    <w:rsid w:val="008E24B6"/>
    <w:rsid w:val="008E29D4"/>
    <w:rsid w:val="008E2FE2"/>
    <w:rsid w:val="008E62D1"/>
    <w:rsid w:val="008F1B9D"/>
    <w:rsid w:val="008F23F3"/>
    <w:rsid w:val="008F5F1C"/>
    <w:rsid w:val="008F74A1"/>
    <w:rsid w:val="009035AD"/>
    <w:rsid w:val="00904941"/>
    <w:rsid w:val="00904D5D"/>
    <w:rsid w:val="00904F8C"/>
    <w:rsid w:val="0090574B"/>
    <w:rsid w:val="00907B5E"/>
    <w:rsid w:val="00910B87"/>
    <w:rsid w:val="00913448"/>
    <w:rsid w:val="00913688"/>
    <w:rsid w:val="0091373E"/>
    <w:rsid w:val="009146E1"/>
    <w:rsid w:val="00914B40"/>
    <w:rsid w:val="00920B3A"/>
    <w:rsid w:val="0092296E"/>
    <w:rsid w:val="009257FD"/>
    <w:rsid w:val="0093067B"/>
    <w:rsid w:val="00931679"/>
    <w:rsid w:val="009317F9"/>
    <w:rsid w:val="00931864"/>
    <w:rsid w:val="00931A60"/>
    <w:rsid w:val="00932205"/>
    <w:rsid w:val="00933486"/>
    <w:rsid w:val="00937936"/>
    <w:rsid w:val="00943BAB"/>
    <w:rsid w:val="0094478E"/>
    <w:rsid w:val="009453AD"/>
    <w:rsid w:val="00946E92"/>
    <w:rsid w:val="00950F9E"/>
    <w:rsid w:val="00955188"/>
    <w:rsid w:val="00956306"/>
    <w:rsid w:val="00956AEC"/>
    <w:rsid w:val="00960290"/>
    <w:rsid w:val="00963898"/>
    <w:rsid w:val="0096443B"/>
    <w:rsid w:val="0096588A"/>
    <w:rsid w:val="0096625D"/>
    <w:rsid w:val="00966FBF"/>
    <w:rsid w:val="009671E5"/>
    <w:rsid w:val="00973873"/>
    <w:rsid w:val="00973F38"/>
    <w:rsid w:val="009765B8"/>
    <w:rsid w:val="00977023"/>
    <w:rsid w:val="00980971"/>
    <w:rsid w:val="00981509"/>
    <w:rsid w:val="0098422F"/>
    <w:rsid w:val="00987B60"/>
    <w:rsid w:val="009923B9"/>
    <w:rsid w:val="009946F2"/>
    <w:rsid w:val="009972FF"/>
    <w:rsid w:val="00997DAD"/>
    <w:rsid w:val="009A008B"/>
    <w:rsid w:val="009A3492"/>
    <w:rsid w:val="009A4114"/>
    <w:rsid w:val="009A6F78"/>
    <w:rsid w:val="009B201D"/>
    <w:rsid w:val="009B2A78"/>
    <w:rsid w:val="009B36F8"/>
    <w:rsid w:val="009B3D85"/>
    <w:rsid w:val="009B6B02"/>
    <w:rsid w:val="009C19FA"/>
    <w:rsid w:val="009C1A29"/>
    <w:rsid w:val="009C1E84"/>
    <w:rsid w:val="009C4685"/>
    <w:rsid w:val="009C46AF"/>
    <w:rsid w:val="009C4E0C"/>
    <w:rsid w:val="009C5289"/>
    <w:rsid w:val="009C62D4"/>
    <w:rsid w:val="009C7017"/>
    <w:rsid w:val="009C7F73"/>
    <w:rsid w:val="009D0AE9"/>
    <w:rsid w:val="009D206D"/>
    <w:rsid w:val="009D260C"/>
    <w:rsid w:val="009D3D51"/>
    <w:rsid w:val="009D68AF"/>
    <w:rsid w:val="009E1908"/>
    <w:rsid w:val="009E534D"/>
    <w:rsid w:val="009F0A99"/>
    <w:rsid w:val="009F1AA6"/>
    <w:rsid w:val="009F2AE5"/>
    <w:rsid w:val="009F36E1"/>
    <w:rsid w:val="009F3F1F"/>
    <w:rsid w:val="009F7835"/>
    <w:rsid w:val="00A0374C"/>
    <w:rsid w:val="00A042AD"/>
    <w:rsid w:val="00A12456"/>
    <w:rsid w:val="00A1447D"/>
    <w:rsid w:val="00A14EE4"/>
    <w:rsid w:val="00A15051"/>
    <w:rsid w:val="00A15503"/>
    <w:rsid w:val="00A15C72"/>
    <w:rsid w:val="00A175E2"/>
    <w:rsid w:val="00A2020D"/>
    <w:rsid w:val="00A20637"/>
    <w:rsid w:val="00A21D53"/>
    <w:rsid w:val="00A25500"/>
    <w:rsid w:val="00A256B7"/>
    <w:rsid w:val="00A268E9"/>
    <w:rsid w:val="00A26D02"/>
    <w:rsid w:val="00A30A5F"/>
    <w:rsid w:val="00A319A3"/>
    <w:rsid w:val="00A32B56"/>
    <w:rsid w:val="00A343A1"/>
    <w:rsid w:val="00A357AA"/>
    <w:rsid w:val="00A446C9"/>
    <w:rsid w:val="00A44EB6"/>
    <w:rsid w:val="00A47E0E"/>
    <w:rsid w:val="00A47E37"/>
    <w:rsid w:val="00A501CF"/>
    <w:rsid w:val="00A5159D"/>
    <w:rsid w:val="00A5201F"/>
    <w:rsid w:val="00A54B9B"/>
    <w:rsid w:val="00A54FF8"/>
    <w:rsid w:val="00A559E5"/>
    <w:rsid w:val="00A55DE9"/>
    <w:rsid w:val="00A57844"/>
    <w:rsid w:val="00A57EE3"/>
    <w:rsid w:val="00A601C1"/>
    <w:rsid w:val="00A60864"/>
    <w:rsid w:val="00A61076"/>
    <w:rsid w:val="00A61ADD"/>
    <w:rsid w:val="00A621B6"/>
    <w:rsid w:val="00A624DD"/>
    <w:rsid w:val="00A625D7"/>
    <w:rsid w:val="00A63121"/>
    <w:rsid w:val="00A633F3"/>
    <w:rsid w:val="00A63576"/>
    <w:rsid w:val="00A643F1"/>
    <w:rsid w:val="00A65960"/>
    <w:rsid w:val="00A66264"/>
    <w:rsid w:val="00A6712B"/>
    <w:rsid w:val="00A71B99"/>
    <w:rsid w:val="00A7204A"/>
    <w:rsid w:val="00A73285"/>
    <w:rsid w:val="00A73951"/>
    <w:rsid w:val="00A748A9"/>
    <w:rsid w:val="00A74EA6"/>
    <w:rsid w:val="00A757A1"/>
    <w:rsid w:val="00A7672A"/>
    <w:rsid w:val="00A77089"/>
    <w:rsid w:val="00A77A09"/>
    <w:rsid w:val="00A80871"/>
    <w:rsid w:val="00A80889"/>
    <w:rsid w:val="00A82468"/>
    <w:rsid w:val="00A82EF8"/>
    <w:rsid w:val="00A844C8"/>
    <w:rsid w:val="00A8489D"/>
    <w:rsid w:val="00A86A2F"/>
    <w:rsid w:val="00A86AAE"/>
    <w:rsid w:val="00A8722F"/>
    <w:rsid w:val="00A87409"/>
    <w:rsid w:val="00A8748A"/>
    <w:rsid w:val="00A87D16"/>
    <w:rsid w:val="00A91C73"/>
    <w:rsid w:val="00A9244D"/>
    <w:rsid w:val="00A9252C"/>
    <w:rsid w:val="00A93CA4"/>
    <w:rsid w:val="00A949BF"/>
    <w:rsid w:val="00A94B16"/>
    <w:rsid w:val="00A95B12"/>
    <w:rsid w:val="00A96F8D"/>
    <w:rsid w:val="00A97551"/>
    <w:rsid w:val="00AA15B1"/>
    <w:rsid w:val="00AA1C3E"/>
    <w:rsid w:val="00AA3036"/>
    <w:rsid w:val="00AA317B"/>
    <w:rsid w:val="00AA390C"/>
    <w:rsid w:val="00AA5165"/>
    <w:rsid w:val="00AA5554"/>
    <w:rsid w:val="00AA734C"/>
    <w:rsid w:val="00AA7D6F"/>
    <w:rsid w:val="00AB0A3C"/>
    <w:rsid w:val="00AB13D5"/>
    <w:rsid w:val="00AB7411"/>
    <w:rsid w:val="00AC16DE"/>
    <w:rsid w:val="00AC1B63"/>
    <w:rsid w:val="00AC3617"/>
    <w:rsid w:val="00AC4D2A"/>
    <w:rsid w:val="00AC7891"/>
    <w:rsid w:val="00AD0B9E"/>
    <w:rsid w:val="00AD133D"/>
    <w:rsid w:val="00AD3D13"/>
    <w:rsid w:val="00AE0F48"/>
    <w:rsid w:val="00AE1D20"/>
    <w:rsid w:val="00AE218E"/>
    <w:rsid w:val="00AE24D4"/>
    <w:rsid w:val="00AE27EE"/>
    <w:rsid w:val="00AE4A58"/>
    <w:rsid w:val="00AE500A"/>
    <w:rsid w:val="00AE7817"/>
    <w:rsid w:val="00AF0E58"/>
    <w:rsid w:val="00AF13D0"/>
    <w:rsid w:val="00AF2FB5"/>
    <w:rsid w:val="00AF38AC"/>
    <w:rsid w:val="00AF4487"/>
    <w:rsid w:val="00AF7EBA"/>
    <w:rsid w:val="00B03D28"/>
    <w:rsid w:val="00B048E7"/>
    <w:rsid w:val="00B04FF8"/>
    <w:rsid w:val="00B1730A"/>
    <w:rsid w:val="00B200C5"/>
    <w:rsid w:val="00B212FE"/>
    <w:rsid w:val="00B21DC2"/>
    <w:rsid w:val="00B22D42"/>
    <w:rsid w:val="00B26E2B"/>
    <w:rsid w:val="00B27002"/>
    <w:rsid w:val="00B30780"/>
    <w:rsid w:val="00B3281C"/>
    <w:rsid w:val="00B343B8"/>
    <w:rsid w:val="00B34CAD"/>
    <w:rsid w:val="00B41A6D"/>
    <w:rsid w:val="00B41D0D"/>
    <w:rsid w:val="00B41EE1"/>
    <w:rsid w:val="00B436BA"/>
    <w:rsid w:val="00B43E6B"/>
    <w:rsid w:val="00B44E6D"/>
    <w:rsid w:val="00B47953"/>
    <w:rsid w:val="00B514DB"/>
    <w:rsid w:val="00B52711"/>
    <w:rsid w:val="00B528DD"/>
    <w:rsid w:val="00B52F32"/>
    <w:rsid w:val="00B5319E"/>
    <w:rsid w:val="00B55AC0"/>
    <w:rsid w:val="00B5615C"/>
    <w:rsid w:val="00B57708"/>
    <w:rsid w:val="00B612C7"/>
    <w:rsid w:val="00B62802"/>
    <w:rsid w:val="00B719F2"/>
    <w:rsid w:val="00B76607"/>
    <w:rsid w:val="00B816F9"/>
    <w:rsid w:val="00B8298A"/>
    <w:rsid w:val="00B84E1A"/>
    <w:rsid w:val="00B865DF"/>
    <w:rsid w:val="00B94DC3"/>
    <w:rsid w:val="00B97152"/>
    <w:rsid w:val="00B978B1"/>
    <w:rsid w:val="00B97B88"/>
    <w:rsid w:val="00BA056F"/>
    <w:rsid w:val="00BA2147"/>
    <w:rsid w:val="00BA426C"/>
    <w:rsid w:val="00BA60CC"/>
    <w:rsid w:val="00BB02AD"/>
    <w:rsid w:val="00BB0D2C"/>
    <w:rsid w:val="00BB1084"/>
    <w:rsid w:val="00BB4A47"/>
    <w:rsid w:val="00BB5936"/>
    <w:rsid w:val="00BB61B0"/>
    <w:rsid w:val="00BB6D31"/>
    <w:rsid w:val="00BC3202"/>
    <w:rsid w:val="00BC3E37"/>
    <w:rsid w:val="00BC461D"/>
    <w:rsid w:val="00BC55AC"/>
    <w:rsid w:val="00BC637B"/>
    <w:rsid w:val="00BD05F3"/>
    <w:rsid w:val="00BD0822"/>
    <w:rsid w:val="00BD08C3"/>
    <w:rsid w:val="00BD1E44"/>
    <w:rsid w:val="00BD25AE"/>
    <w:rsid w:val="00BD4AA5"/>
    <w:rsid w:val="00BD63F0"/>
    <w:rsid w:val="00BE2252"/>
    <w:rsid w:val="00BE327C"/>
    <w:rsid w:val="00BF1F04"/>
    <w:rsid w:val="00BF291F"/>
    <w:rsid w:val="00BF3D8F"/>
    <w:rsid w:val="00BF5F42"/>
    <w:rsid w:val="00BF7EA6"/>
    <w:rsid w:val="00C050E4"/>
    <w:rsid w:val="00C0719D"/>
    <w:rsid w:val="00C078FE"/>
    <w:rsid w:val="00C1125F"/>
    <w:rsid w:val="00C119B3"/>
    <w:rsid w:val="00C119F4"/>
    <w:rsid w:val="00C15DAC"/>
    <w:rsid w:val="00C22309"/>
    <w:rsid w:val="00C24AE9"/>
    <w:rsid w:val="00C2583C"/>
    <w:rsid w:val="00C27AB1"/>
    <w:rsid w:val="00C30739"/>
    <w:rsid w:val="00C31CDB"/>
    <w:rsid w:val="00C3376D"/>
    <w:rsid w:val="00C338C7"/>
    <w:rsid w:val="00C35BB0"/>
    <w:rsid w:val="00C36CAD"/>
    <w:rsid w:val="00C4299A"/>
    <w:rsid w:val="00C42AA7"/>
    <w:rsid w:val="00C4464D"/>
    <w:rsid w:val="00C45E53"/>
    <w:rsid w:val="00C46979"/>
    <w:rsid w:val="00C51BC8"/>
    <w:rsid w:val="00C52E8E"/>
    <w:rsid w:val="00C55661"/>
    <w:rsid w:val="00C64F6E"/>
    <w:rsid w:val="00C668A0"/>
    <w:rsid w:val="00C66A16"/>
    <w:rsid w:val="00C67098"/>
    <w:rsid w:val="00C724EC"/>
    <w:rsid w:val="00C73EA9"/>
    <w:rsid w:val="00C742FF"/>
    <w:rsid w:val="00C74DC8"/>
    <w:rsid w:val="00C74F25"/>
    <w:rsid w:val="00C764A2"/>
    <w:rsid w:val="00C7669E"/>
    <w:rsid w:val="00C77082"/>
    <w:rsid w:val="00C802AD"/>
    <w:rsid w:val="00C8247B"/>
    <w:rsid w:val="00C83917"/>
    <w:rsid w:val="00C84B65"/>
    <w:rsid w:val="00C86D90"/>
    <w:rsid w:val="00C87E8A"/>
    <w:rsid w:val="00C90459"/>
    <w:rsid w:val="00C9141C"/>
    <w:rsid w:val="00C9515D"/>
    <w:rsid w:val="00C964CE"/>
    <w:rsid w:val="00CA09E4"/>
    <w:rsid w:val="00CA2480"/>
    <w:rsid w:val="00CA25CA"/>
    <w:rsid w:val="00CA44E4"/>
    <w:rsid w:val="00CA6D90"/>
    <w:rsid w:val="00CA7BC2"/>
    <w:rsid w:val="00CB15D4"/>
    <w:rsid w:val="00CB2117"/>
    <w:rsid w:val="00CB25A4"/>
    <w:rsid w:val="00CB4DDE"/>
    <w:rsid w:val="00CB5499"/>
    <w:rsid w:val="00CB5DEA"/>
    <w:rsid w:val="00CB69DF"/>
    <w:rsid w:val="00CC400A"/>
    <w:rsid w:val="00CC66AF"/>
    <w:rsid w:val="00CC6713"/>
    <w:rsid w:val="00CD1537"/>
    <w:rsid w:val="00CD2AC4"/>
    <w:rsid w:val="00CD602D"/>
    <w:rsid w:val="00CD6DEC"/>
    <w:rsid w:val="00CD7B04"/>
    <w:rsid w:val="00CE1439"/>
    <w:rsid w:val="00CE1F8A"/>
    <w:rsid w:val="00CE204B"/>
    <w:rsid w:val="00CE2078"/>
    <w:rsid w:val="00CE264C"/>
    <w:rsid w:val="00CE27EF"/>
    <w:rsid w:val="00CE33B0"/>
    <w:rsid w:val="00CE34B4"/>
    <w:rsid w:val="00CE54DC"/>
    <w:rsid w:val="00CE5AD9"/>
    <w:rsid w:val="00CE689D"/>
    <w:rsid w:val="00CE7B1C"/>
    <w:rsid w:val="00CE7C07"/>
    <w:rsid w:val="00CF084A"/>
    <w:rsid w:val="00CF3998"/>
    <w:rsid w:val="00CF5060"/>
    <w:rsid w:val="00CF7905"/>
    <w:rsid w:val="00CF7D67"/>
    <w:rsid w:val="00D00491"/>
    <w:rsid w:val="00D00A70"/>
    <w:rsid w:val="00D01487"/>
    <w:rsid w:val="00D01936"/>
    <w:rsid w:val="00D02757"/>
    <w:rsid w:val="00D03612"/>
    <w:rsid w:val="00D0371C"/>
    <w:rsid w:val="00D10B0C"/>
    <w:rsid w:val="00D13FDA"/>
    <w:rsid w:val="00D21AB1"/>
    <w:rsid w:val="00D227E3"/>
    <w:rsid w:val="00D25765"/>
    <w:rsid w:val="00D26E40"/>
    <w:rsid w:val="00D3131B"/>
    <w:rsid w:val="00D3204F"/>
    <w:rsid w:val="00D326E7"/>
    <w:rsid w:val="00D33144"/>
    <w:rsid w:val="00D33FCB"/>
    <w:rsid w:val="00D34BB1"/>
    <w:rsid w:val="00D357F5"/>
    <w:rsid w:val="00D405BB"/>
    <w:rsid w:val="00D411D3"/>
    <w:rsid w:val="00D45174"/>
    <w:rsid w:val="00D451E8"/>
    <w:rsid w:val="00D4636C"/>
    <w:rsid w:val="00D50AAC"/>
    <w:rsid w:val="00D514C8"/>
    <w:rsid w:val="00D51C03"/>
    <w:rsid w:val="00D5381E"/>
    <w:rsid w:val="00D54D2F"/>
    <w:rsid w:val="00D57CA3"/>
    <w:rsid w:val="00D60258"/>
    <w:rsid w:val="00D61699"/>
    <w:rsid w:val="00D62F5B"/>
    <w:rsid w:val="00D635CB"/>
    <w:rsid w:val="00D65336"/>
    <w:rsid w:val="00D65D5B"/>
    <w:rsid w:val="00D67710"/>
    <w:rsid w:val="00D756A5"/>
    <w:rsid w:val="00D75DB2"/>
    <w:rsid w:val="00D76F8C"/>
    <w:rsid w:val="00D81751"/>
    <w:rsid w:val="00D83CCC"/>
    <w:rsid w:val="00D85BE7"/>
    <w:rsid w:val="00D869B3"/>
    <w:rsid w:val="00D90AC4"/>
    <w:rsid w:val="00D90EBC"/>
    <w:rsid w:val="00D91313"/>
    <w:rsid w:val="00D938ED"/>
    <w:rsid w:val="00D93AD0"/>
    <w:rsid w:val="00D942BC"/>
    <w:rsid w:val="00D97500"/>
    <w:rsid w:val="00D9763B"/>
    <w:rsid w:val="00DA15B3"/>
    <w:rsid w:val="00DA173A"/>
    <w:rsid w:val="00DA31B8"/>
    <w:rsid w:val="00DA469F"/>
    <w:rsid w:val="00DA7778"/>
    <w:rsid w:val="00DB0825"/>
    <w:rsid w:val="00DB1F90"/>
    <w:rsid w:val="00DB2090"/>
    <w:rsid w:val="00DB2A6F"/>
    <w:rsid w:val="00DB3291"/>
    <w:rsid w:val="00DB5473"/>
    <w:rsid w:val="00DB55D9"/>
    <w:rsid w:val="00DB7DD0"/>
    <w:rsid w:val="00DC0C30"/>
    <w:rsid w:val="00DC1947"/>
    <w:rsid w:val="00DC4248"/>
    <w:rsid w:val="00DC52A0"/>
    <w:rsid w:val="00DC66F8"/>
    <w:rsid w:val="00DD3FA5"/>
    <w:rsid w:val="00DD48C9"/>
    <w:rsid w:val="00DE2279"/>
    <w:rsid w:val="00DF00D4"/>
    <w:rsid w:val="00DF096D"/>
    <w:rsid w:val="00DF11D6"/>
    <w:rsid w:val="00DF2174"/>
    <w:rsid w:val="00DF4548"/>
    <w:rsid w:val="00DF5580"/>
    <w:rsid w:val="00DF7D73"/>
    <w:rsid w:val="00E02D18"/>
    <w:rsid w:val="00E02D3D"/>
    <w:rsid w:val="00E03A6F"/>
    <w:rsid w:val="00E03D05"/>
    <w:rsid w:val="00E05251"/>
    <w:rsid w:val="00E053E3"/>
    <w:rsid w:val="00E05859"/>
    <w:rsid w:val="00E058A1"/>
    <w:rsid w:val="00E06B0A"/>
    <w:rsid w:val="00E07281"/>
    <w:rsid w:val="00E1128E"/>
    <w:rsid w:val="00E112F7"/>
    <w:rsid w:val="00E13109"/>
    <w:rsid w:val="00E138D7"/>
    <w:rsid w:val="00E13B5B"/>
    <w:rsid w:val="00E13DC4"/>
    <w:rsid w:val="00E15CD2"/>
    <w:rsid w:val="00E17262"/>
    <w:rsid w:val="00E176F8"/>
    <w:rsid w:val="00E20C06"/>
    <w:rsid w:val="00E24301"/>
    <w:rsid w:val="00E261A3"/>
    <w:rsid w:val="00E27689"/>
    <w:rsid w:val="00E279FA"/>
    <w:rsid w:val="00E27E8B"/>
    <w:rsid w:val="00E31588"/>
    <w:rsid w:val="00E316A8"/>
    <w:rsid w:val="00E33FFD"/>
    <w:rsid w:val="00E40899"/>
    <w:rsid w:val="00E40B24"/>
    <w:rsid w:val="00E42E80"/>
    <w:rsid w:val="00E42F88"/>
    <w:rsid w:val="00E431D4"/>
    <w:rsid w:val="00E432F8"/>
    <w:rsid w:val="00E44638"/>
    <w:rsid w:val="00E451BA"/>
    <w:rsid w:val="00E451F8"/>
    <w:rsid w:val="00E470E6"/>
    <w:rsid w:val="00E531A7"/>
    <w:rsid w:val="00E5699F"/>
    <w:rsid w:val="00E56AB7"/>
    <w:rsid w:val="00E604CF"/>
    <w:rsid w:val="00E60F37"/>
    <w:rsid w:val="00E60F5C"/>
    <w:rsid w:val="00E6154B"/>
    <w:rsid w:val="00E61646"/>
    <w:rsid w:val="00E63B70"/>
    <w:rsid w:val="00E651DF"/>
    <w:rsid w:val="00E65D85"/>
    <w:rsid w:val="00E65F6E"/>
    <w:rsid w:val="00E66E95"/>
    <w:rsid w:val="00E70BD1"/>
    <w:rsid w:val="00E72643"/>
    <w:rsid w:val="00E7313A"/>
    <w:rsid w:val="00E7669D"/>
    <w:rsid w:val="00E810E6"/>
    <w:rsid w:val="00E823CB"/>
    <w:rsid w:val="00E84AC2"/>
    <w:rsid w:val="00E85C38"/>
    <w:rsid w:val="00E86530"/>
    <w:rsid w:val="00E90721"/>
    <w:rsid w:val="00E90D33"/>
    <w:rsid w:val="00E9133B"/>
    <w:rsid w:val="00E91787"/>
    <w:rsid w:val="00E92038"/>
    <w:rsid w:val="00E92E48"/>
    <w:rsid w:val="00E94890"/>
    <w:rsid w:val="00E96725"/>
    <w:rsid w:val="00E96BC4"/>
    <w:rsid w:val="00E97034"/>
    <w:rsid w:val="00E9716E"/>
    <w:rsid w:val="00E97FE4"/>
    <w:rsid w:val="00EA4296"/>
    <w:rsid w:val="00EA5047"/>
    <w:rsid w:val="00EA5EF7"/>
    <w:rsid w:val="00EA7E8A"/>
    <w:rsid w:val="00EB5678"/>
    <w:rsid w:val="00EB5D2E"/>
    <w:rsid w:val="00EB60BA"/>
    <w:rsid w:val="00EC1795"/>
    <w:rsid w:val="00EC1979"/>
    <w:rsid w:val="00EC35EF"/>
    <w:rsid w:val="00EC384A"/>
    <w:rsid w:val="00EC5456"/>
    <w:rsid w:val="00EC5A7C"/>
    <w:rsid w:val="00ED2A77"/>
    <w:rsid w:val="00ED2B19"/>
    <w:rsid w:val="00ED4821"/>
    <w:rsid w:val="00ED55B7"/>
    <w:rsid w:val="00EE0C52"/>
    <w:rsid w:val="00EE3148"/>
    <w:rsid w:val="00EE6FED"/>
    <w:rsid w:val="00EE7DF0"/>
    <w:rsid w:val="00EE7F31"/>
    <w:rsid w:val="00EF14E6"/>
    <w:rsid w:val="00EF29B1"/>
    <w:rsid w:val="00EF307A"/>
    <w:rsid w:val="00EF34F7"/>
    <w:rsid w:val="00EF35DE"/>
    <w:rsid w:val="00EF3C7C"/>
    <w:rsid w:val="00EF498A"/>
    <w:rsid w:val="00EF54C8"/>
    <w:rsid w:val="00EF560D"/>
    <w:rsid w:val="00EF6F19"/>
    <w:rsid w:val="00F035D7"/>
    <w:rsid w:val="00F04A6A"/>
    <w:rsid w:val="00F051BC"/>
    <w:rsid w:val="00F07793"/>
    <w:rsid w:val="00F07AF1"/>
    <w:rsid w:val="00F13A21"/>
    <w:rsid w:val="00F13BEA"/>
    <w:rsid w:val="00F13C3F"/>
    <w:rsid w:val="00F14E1B"/>
    <w:rsid w:val="00F1502D"/>
    <w:rsid w:val="00F16495"/>
    <w:rsid w:val="00F167C3"/>
    <w:rsid w:val="00F20EA8"/>
    <w:rsid w:val="00F210B3"/>
    <w:rsid w:val="00F21538"/>
    <w:rsid w:val="00F21D24"/>
    <w:rsid w:val="00F22C60"/>
    <w:rsid w:val="00F22FB7"/>
    <w:rsid w:val="00F253D0"/>
    <w:rsid w:val="00F25740"/>
    <w:rsid w:val="00F30163"/>
    <w:rsid w:val="00F31702"/>
    <w:rsid w:val="00F31A7B"/>
    <w:rsid w:val="00F33048"/>
    <w:rsid w:val="00F33855"/>
    <w:rsid w:val="00F34D31"/>
    <w:rsid w:val="00F34D7D"/>
    <w:rsid w:val="00F3726F"/>
    <w:rsid w:val="00F41DAC"/>
    <w:rsid w:val="00F41EA2"/>
    <w:rsid w:val="00F42B0B"/>
    <w:rsid w:val="00F442B4"/>
    <w:rsid w:val="00F45F26"/>
    <w:rsid w:val="00F52E75"/>
    <w:rsid w:val="00F54DD8"/>
    <w:rsid w:val="00F556B2"/>
    <w:rsid w:val="00F55C0E"/>
    <w:rsid w:val="00F56CD3"/>
    <w:rsid w:val="00F600B7"/>
    <w:rsid w:val="00F6379B"/>
    <w:rsid w:val="00F64483"/>
    <w:rsid w:val="00F64C32"/>
    <w:rsid w:val="00F64EF4"/>
    <w:rsid w:val="00F65362"/>
    <w:rsid w:val="00F653D1"/>
    <w:rsid w:val="00F65D94"/>
    <w:rsid w:val="00F671DE"/>
    <w:rsid w:val="00F73044"/>
    <w:rsid w:val="00F744F3"/>
    <w:rsid w:val="00F76AF5"/>
    <w:rsid w:val="00F81076"/>
    <w:rsid w:val="00F81141"/>
    <w:rsid w:val="00F82FCA"/>
    <w:rsid w:val="00F839BE"/>
    <w:rsid w:val="00F84325"/>
    <w:rsid w:val="00F8622C"/>
    <w:rsid w:val="00F90266"/>
    <w:rsid w:val="00F903F0"/>
    <w:rsid w:val="00F90739"/>
    <w:rsid w:val="00F90C43"/>
    <w:rsid w:val="00F93A11"/>
    <w:rsid w:val="00F93EAC"/>
    <w:rsid w:val="00F948D5"/>
    <w:rsid w:val="00F94CE9"/>
    <w:rsid w:val="00F96F16"/>
    <w:rsid w:val="00F975CE"/>
    <w:rsid w:val="00FA1D72"/>
    <w:rsid w:val="00FA21A9"/>
    <w:rsid w:val="00FA28B7"/>
    <w:rsid w:val="00FA3A7B"/>
    <w:rsid w:val="00FA3C49"/>
    <w:rsid w:val="00FA7384"/>
    <w:rsid w:val="00FA7CA2"/>
    <w:rsid w:val="00FB12BC"/>
    <w:rsid w:val="00FB2FFE"/>
    <w:rsid w:val="00FB3585"/>
    <w:rsid w:val="00FB53E6"/>
    <w:rsid w:val="00FB7A44"/>
    <w:rsid w:val="00FC013B"/>
    <w:rsid w:val="00FC193A"/>
    <w:rsid w:val="00FC1999"/>
    <w:rsid w:val="00FC28A0"/>
    <w:rsid w:val="00FC2A0A"/>
    <w:rsid w:val="00FC3F68"/>
    <w:rsid w:val="00FC4BA4"/>
    <w:rsid w:val="00FD22F9"/>
    <w:rsid w:val="00FD44D9"/>
    <w:rsid w:val="00FD51CD"/>
    <w:rsid w:val="00FE0100"/>
    <w:rsid w:val="00FE0AF5"/>
    <w:rsid w:val="00FE0BB7"/>
    <w:rsid w:val="00FE1A26"/>
    <w:rsid w:val="00FE1B57"/>
    <w:rsid w:val="00FE5E9D"/>
    <w:rsid w:val="00FE698A"/>
    <w:rsid w:val="00FE721B"/>
    <w:rsid w:val="00FE737A"/>
    <w:rsid w:val="00FF2CF4"/>
    <w:rsid w:val="00FF4154"/>
    <w:rsid w:val="00FF540E"/>
    <w:rsid w:val="00FF6BCD"/>
    <w:rsid w:val="0350C9B7"/>
    <w:rsid w:val="057D8C42"/>
    <w:rsid w:val="06FF86A3"/>
    <w:rsid w:val="0FCBB2EE"/>
    <w:rsid w:val="10C07132"/>
    <w:rsid w:val="12422553"/>
    <w:rsid w:val="176F959F"/>
    <w:rsid w:val="1B88A80E"/>
    <w:rsid w:val="1FDEC474"/>
    <w:rsid w:val="21CB161F"/>
    <w:rsid w:val="227F36BE"/>
    <w:rsid w:val="2589841F"/>
    <w:rsid w:val="307698A1"/>
    <w:rsid w:val="314025A9"/>
    <w:rsid w:val="3547F8B7"/>
    <w:rsid w:val="37EAFEBB"/>
    <w:rsid w:val="3AFB9EAE"/>
    <w:rsid w:val="3FC1A9CB"/>
    <w:rsid w:val="41CDFE27"/>
    <w:rsid w:val="41FEDB12"/>
    <w:rsid w:val="494C7C3A"/>
    <w:rsid w:val="49876885"/>
    <w:rsid w:val="4ED68E71"/>
    <w:rsid w:val="4EDF9E59"/>
    <w:rsid w:val="4FA2E908"/>
    <w:rsid w:val="4FCB53FE"/>
    <w:rsid w:val="5437148D"/>
    <w:rsid w:val="588317EB"/>
    <w:rsid w:val="5933D9CF"/>
    <w:rsid w:val="5D9A3BCA"/>
    <w:rsid w:val="61476B9A"/>
    <w:rsid w:val="6341CA86"/>
    <w:rsid w:val="652DBFB5"/>
    <w:rsid w:val="66463608"/>
    <w:rsid w:val="66C847FB"/>
    <w:rsid w:val="688C6D27"/>
    <w:rsid w:val="6890091F"/>
    <w:rsid w:val="6C7D2AC0"/>
    <w:rsid w:val="6D522F48"/>
    <w:rsid w:val="7037E254"/>
    <w:rsid w:val="71C8DC65"/>
    <w:rsid w:val="7386E6A3"/>
    <w:rsid w:val="73BDDD81"/>
    <w:rsid w:val="757F4BA6"/>
    <w:rsid w:val="76C64082"/>
    <w:rsid w:val="7747FD69"/>
    <w:rsid w:val="77B2F555"/>
    <w:rsid w:val="793752C1"/>
    <w:rsid w:val="79D089B3"/>
    <w:rsid w:val="7EC05F7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7"/>
    <o:shapelayout v:ext="edit">
      <o:idmap v:ext="edit" data="1"/>
    </o:shapelayout>
  </w:shapeDefaults>
  <w:decimalSymbol w:val="."/>
  <w:listSeparator w:val=","/>
  <w14:docId w14:val="0B95CE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zh-TW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No Spacing" w:uiPriority="1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uiPriority="1" w:semiHidden="0" w:unhideWhenUsed="0" w:qFormat="1"/>
    <w:lsdException w:name="Medium Grid 3" w:uiPriority="60" w:semiHidden="0" w:unhideWhenUsed="0"/>
    <w:lsdException w:name="Dark List" w:uiPriority="61" w:semiHidden="0" w:unhideWhenUsed="0"/>
    <w:lsdException w:name="Colorful Shading" w:uiPriority="62" w:semiHidden="0" w:unhideWhenUsed="0"/>
    <w:lsdException w:name="Colorful List" w:uiPriority="63" w:semiHidden="0" w:unhideWhenUsed="0"/>
    <w:lsdException w:name="Colorful Grid" w:uiPriority="64" w:semiHidden="0" w:unhideWhenUsed="0"/>
    <w:lsdException w:name="Light Shading Accent 1" w:uiPriority="65" w:semiHidden="0" w:unhideWhenUsed="0"/>
    <w:lsdException w:name="Light List Accent 1" w:uiPriority="66" w:semiHidden="0" w:unhideWhenUsed="0"/>
    <w:lsdException w:name="Light Grid Accent 1" w:uiPriority="67" w:semiHidden="0" w:unhideWhenUsed="0"/>
    <w:lsdException w:name="Medium Shading 1 Accent 1" w:uiPriority="68" w:semiHidden="0" w:unhideWhenUsed="0"/>
    <w:lsdException w:name="Medium Shading 2 Accent 1" w:uiPriority="69" w:semiHidden="0" w:unhideWhenUsed="0"/>
    <w:lsdException w:name="Medium List 1 Accent 1" w:uiPriority="70" w:semiHidden="0" w:unhideWhenUsed="0"/>
    <w:lsdException w:name="Revision" w:uiPriority="71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1" w:semiHidden="0" w:unhideWhenUsed="0"/>
    <w:lsdException w:name="Medium Grid 1 Accent 1" w:uiPriority="62" w:semiHidden="0" w:unhideWhenUsed="0"/>
    <w:lsdException w:name="Medium Grid 2 Accent 1" w:uiPriority="63" w:semiHidden="0" w:unhideWhenUsed="0"/>
    <w:lsdException w:name="Medium Grid 3 Accent 1" w:uiPriority="64" w:semiHidden="0" w:unhideWhenUsed="0"/>
    <w:lsdException w:name="Dark List Accent 1" w:uiPriority="65" w:semiHidden="0" w:unhideWhenUsed="0"/>
    <w:lsdException w:name="Colorful Shading Accent 1" w:semiHidden="0" w:unhideWhenUsed="0"/>
    <w:lsdException w:name="Colorful List Accent 1" w:uiPriority="34" w:semiHidden="0" w:unhideWhenUsed="0" w:qFormat="1"/>
    <w:lsdException w:name="Colorful Grid Accent 1" w:uiPriority="29" w:semiHidden="0" w:unhideWhenUsed="0" w:qFormat="1"/>
    <w:lsdException w:name="Light Shading Accent 2" w:uiPriority="30" w:semiHidden="0" w:unhideWhenUsed="0" w:qFormat="1"/>
    <w:lsdException w:name="Light List Accent 2" w:uiPriority="66" w:semiHidden="0" w:unhideWhenUsed="0"/>
    <w:lsdException w:name="Light Grid Accent 2" w:uiPriority="67" w:semiHidden="0" w:unhideWhenUsed="0"/>
    <w:lsdException w:name="Medium Shading 1 Accent 2" w:uiPriority="68" w:semiHidden="0" w:unhideWhenUsed="0"/>
    <w:lsdException w:name="Medium Shading 2 Accent 2" w:uiPriority="69" w:semiHidden="0" w:unhideWhenUsed="0"/>
    <w:lsdException w:name="Medium List 1 Accent 2" w:uiPriority="70" w:semiHidden="0" w:unhideWhenUsed="0"/>
    <w:lsdException w:name="Medium List 2 Accent 2" w:uiPriority="71" w:semiHidden="0" w:unhideWhenUsed="0"/>
    <w:lsdException w:name="Medium Grid 1 Accent 2" w:uiPriority="72" w:semiHidden="0" w:unhideWhenUsed="0"/>
    <w:lsdException w:name="Medium Grid 2 Accent 2" w:uiPriority="73" w:semiHidden="0" w:unhideWhenUsed="0"/>
    <w:lsdException w:name="Medium Grid 3 Accent 2" w:uiPriority="60" w:semiHidden="0" w:unhideWhenUsed="0"/>
    <w:lsdException w:name="Dark List Accent 2" w:uiPriority="61" w:semiHidden="0" w:unhideWhenUsed="0"/>
    <w:lsdException w:name="Colorful Shading Accent 2" w:uiPriority="62" w:semiHidden="0" w:unhideWhenUsed="0"/>
    <w:lsdException w:name="Colorful List Accent 2" w:uiPriority="63" w:semiHidden="0" w:unhideWhenUsed="0"/>
    <w:lsdException w:name="Colorful Grid Accent 2" w:uiPriority="64" w:semiHidden="0" w:unhideWhenUsed="0"/>
    <w:lsdException w:name="Light Shading Accent 3" w:uiPriority="65" w:semiHidden="0" w:unhideWhenUsed="0"/>
    <w:lsdException w:name="Light List Accent 3" w:uiPriority="66" w:semiHidden="0" w:unhideWhenUsed="0"/>
    <w:lsdException w:name="Light Grid Accent 3" w:uiPriority="67" w:semiHidden="0" w:unhideWhenUsed="0"/>
    <w:lsdException w:name="Medium Shading 1 Accent 3" w:uiPriority="68" w:semiHidden="0" w:unhideWhenUsed="0"/>
    <w:lsdException w:name="Medium Shading 2 Accent 3" w:uiPriority="69" w:semiHidden="0" w:unhideWhenUsed="0"/>
    <w:lsdException w:name="Medium List 1 Accent 3" w:uiPriority="70" w:semiHidden="0" w:unhideWhenUsed="0"/>
    <w:lsdException w:name="Medium List 2 Accent 3" w:uiPriority="71" w:semiHidden="0" w:unhideWhenUsed="0"/>
    <w:lsdException w:name="Medium Grid 1 Accent 3" w:uiPriority="72" w:semiHidden="0" w:unhideWhenUsed="0"/>
    <w:lsdException w:name="Medium Grid 2 Accent 3" w:uiPriority="73" w:semiHidden="0" w:unhideWhenUsed="0"/>
    <w:lsdException w:name="Medium Grid 3 Accent 3" w:uiPriority="60" w:semiHidden="0" w:unhideWhenUsed="0"/>
    <w:lsdException w:name="Dark List Accent 3" w:uiPriority="61" w:semiHidden="0" w:unhideWhenUsed="0"/>
    <w:lsdException w:name="Colorful Shading Accent 3" w:uiPriority="62" w:semiHidden="0" w:unhideWhenUsed="0"/>
    <w:lsdException w:name="Colorful List Accent 3" w:uiPriority="63" w:semiHidden="0" w:unhideWhenUsed="0"/>
    <w:lsdException w:name="Colorful Grid Accent 3" w:uiPriority="64" w:semiHidden="0" w:unhideWhenUsed="0"/>
    <w:lsdException w:name="Light Shading Accent 4" w:uiPriority="65" w:semiHidden="0" w:unhideWhenUsed="0"/>
    <w:lsdException w:name="Light List Accent 4" w:uiPriority="66" w:semiHidden="0" w:unhideWhenUsed="0"/>
    <w:lsdException w:name="Light Grid Accent 4" w:uiPriority="67" w:semiHidden="0" w:unhideWhenUsed="0"/>
    <w:lsdException w:name="Medium Shading 1 Accent 4" w:uiPriority="68" w:semiHidden="0" w:unhideWhenUsed="0"/>
    <w:lsdException w:name="Medium Shading 2 Accent 4" w:uiPriority="69" w:semiHidden="0" w:unhideWhenUsed="0"/>
    <w:lsdException w:name="Medium List 1 Accent 4" w:uiPriority="70" w:semiHidden="0" w:unhideWhenUsed="0"/>
    <w:lsdException w:name="Medium List 2 Accent 4" w:uiPriority="71" w:semiHidden="0" w:unhideWhenUsed="0"/>
    <w:lsdException w:name="Medium Grid 1 Accent 4" w:uiPriority="72" w:semiHidden="0" w:unhideWhenUsed="0"/>
    <w:lsdException w:name="Medium Grid 2 Accent 4" w:uiPriority="73" w:semiHidden="0" w:unhideWhenUsed="0"/>
    <w:lsdException w:name="Medium Grid 3 Accent 4" w:uiPriority="60" w:semiHidden="0" w:unhideWhenUsed="0"/>
    <w:lsdException w:name="Dark List Accent 4" w:uiPriority="61" w:semiHidden="0" w:unhideWhenUsed="0"/>
    <w:lsdException w:name="Colorful Shading Accent 4" w:uiPriority="62" w:semiHidden="0" w:unhideWhenUsed="0"/>
    <w:lsdException w:name="Colorful List Accent 4" w:uiPriority="63" w:semiHidden="0" w:unhideWhenUsed="0"/>
    <w:lsdException w:name="Colorful Grid Accent 4" w:uiPriority="64" w:semiHidden="0" w:unhideWhenUsed="0"/>
    <w:lsdException w:name="Light Shading Accent 5" w:uiPriority="65" w:semiHidden="0" w:unhideWhenUsed="0"/>
    <w:lsdException w:name="Light List Accent 5" w:uiPriority="66" w:semiHidden="0" w:unhideWhenUsed="0"/>
    <w:lsdException w:name="Light Grid Accent 5" w:uiPriority="67" w:semiHidden="0" w:unhideWhenUsed="0"/>
    <w:lsdException w:name="Medium Shading 1 Accent 5" w:uiPriority="68" w:semiHidden="0" w:unhideWhenUsed="0"/>
    <w:lsdException w:name="Medium Shading 2 Accent 5" w:uiPriority="69" w:semiHidden="0" w:unhideWhenUsed="0"/>
    <w:lsdException w:name="Medium List 1 Accent 5" w:uiPriority="70" w:semiHidden="0" w:unhideWhenUsed="0"/>
    <w:lsdException w:name="Medium List 2 Accent 5" w:uiPriority="71" w:semiHidden="0" w:unhideWhenUsed="0"/>
    <w:lsdException w:name="Medium Grid 1 Accent 5" w:uiPriority="72" w:semiHidden="0" w:unhideWhenUsed="0"/>
    <w:lsdException w:name="Medium Grid 2 Accent 5" w:uiPriority="73" w:semiHidden="0" w:unhideWhenUsed="0"/>
    <w:lsdException w:name="Medium Grid 3 Accent 5" w:uiPriority="60" w:semiHidden="0" w:unhideWhenUsed="0"/>
    <w:lsdException w:name="Dark List Accent 5" w:uiPriority="61" w:semiHidden="0" w:unhideWhenUsed="0"/>
    <w:lsdException w:name="Colorful Shading Accent 5" w:uiPriority="62" w:semiHidden="0" w:unhideWhenUsed="0"/>
    <w:lsdException w:name="Colorful List Accent 5" w:uiPriority="63" w:semiHidden="0" w:unhideWhenUsed="0"/>
    <w:lsdException w:name="Colorful Grid Accent 5" w:uiPriority="64" w:semiHidden="0" w:unhideWhenUsed="0"/>
    <w:lsdException w:name="Light Shading Accent 6" w:uiPriority="65" w:semiHidden="0" w:unhideWhenUsed="0"/>
    <w:lsdException w:name="Light List Accent 6" w:uiPriority="66" w:semiHidden="0" w:unhideWhenUsed="0"/>
    <w:lsdException w:name="Light Grid Accent 6" w:uiPriority="67" w:semiHidden="0" w:unhideWhenUsed="0"/>
    <w:lsdException w:name="Medium Shading 1 Accent 6" w:uiPriority="68" w:semiHidden="0" w:unhideWhenUsed="0"/>
    <w:lsdException w:name="Medium Shading 2 Accent 6" w:uiPriority="69" w:semiHidden="0" w:unhideWhenUsed="0"/>
    <w:lsdException w:name="Medium List 1 Accent 6" w:uiPriority="70" w:semiHidden="0" w:unhideWhenUsed="0"/>
    <w:lsdException w:name="Medium List 2 Accent 6" w:uiPriority="71" w:semiHidden="0" w:unhideWhenUsed="0"/>
    <w:lsdException w:name="Medium Grid 1 Accent 6" w:uiPriority="72" w:semiHidden="0" w:unhideWhenUsed="0"/>
    <w:lsdException w:name="Medium Grid 2 Accent 6" w:uiPriority="73" w:semiHidden="0" w:unhideWhenUsed="0"/>
    <w:lsdException w:name="Medium Grid 3 Accent 6" w:uiPriority="60" w:semiHidden="0" w:unhideWhenUsed="0"/>
    <w:lsdException w:name="Dark List Accent 6" w:uiPriority="61" w:semiHidden="0" w:unhideWhenUsed="0"/>
    <w:lsdException w:name="Colorful Shading Accent 6" w:uiPriority="62" w:semiHidden="0" w:unhideWhenUsed="0"/>
    <w:lsdException w:name="Colorful List Accent 6" w:uiPriority="63" w:semiHidden="0" w:unhideWhenUsed="0"/>
    <w:lsdException w:name="Colorful Grid Accent 6" w:uiPriority="64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70"/>
    <w:lsdException w:name="TOC Heading" w:uiPriority="39" w:qFormat="1"/>
  </w:latentStyles>
  <w:style w:type="paragraph" w:styleId="a" w:default="1">
    <w:name w:val="Normal"/>
    <w:qFormat/>
    <w:rsid w:val="00E13B5B"/>
  </w:style>
  <w:style w:type="paragraph" w:styleId="1">
    <w:name w:val="heading 1"/>
    <w:basedOn w:val="a"/>
    <w:next w:val="a"/>
    <w:link w:val="1Char"/>
    <w:uiPriority w:val="9"/>
    <w:qFormat/>
    <w:rsid w:val="00675A18"/>
    <w:pPr>
      <w:keepNext/>
      <w:keepLines/>
      <w:spacing w:before="440" w:line="240" w:lineRule="auto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3CB0"/>
    <w:pPr>
      <w:keepNext/>
      <w:keepLines/>
      <w:spacing w:before="320" w:after="240" w:line="240" w:lineRule="auto"/>
      <w:outlineLvl w:val="1"/>
    </w:pPr>
    <w:rPr>
      <w:rFonts w:asciiTheme="majorHAnsi" w:hAnsiTheme="majorHAnsi" w:eastAsiaTheme="majorEastAsia" w:cstheme="majorBidi"/>
      <w:b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0F68"/>
    <w:pPr>
      <w:keepNext/>
      <w:keepLines/>
      <w:spacing w:before="160" w:line="240" w:lineRule="auto"/>
      <w:outlineLvl w:val="2"/>
    </w:pPr>
    <w:rPr>
      <w:rFonts w:asciiTheme="majorHAnsi" w:hAnsiTheme="majorHAnsi" w:eastAsiaTheme="majorEastAsia" w:cstheme="majorBidi"/>
      <w:color w:val="1F497D" w:themeColor="text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3B5B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13B5B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1F497D" w:themeColor="text2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13B5B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color w:val="1F497D" w:themeColor="text2"/>
      <w:sz w:val="21"/>
      <w:szCs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13B5B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244061" w:themeColor="accent1" w:themeShade="80"/>
      <w:sz w:val="21"/>
      <w:szCs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13B5B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b/>
      <w:bCs/>
      <w:color w:val="1F497D" w:themeColor="text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13B5B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b/>
      <w:bCs/>
      <w:i/>
      <w:iCs/>
      <w:color w:val="1F497D" w:themeColor="text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A7165"/>
    <w:pPr>
      <w:tabs>
        <w:tab w:val="center" w:pos="4320"/>
        <w:tab w:val="right" w:pos="8640"/>
      </w:tabs>
    </w:pPr>
  </w:style>
  <w:style w:type="character" w:styleId="Char" w:customStyle="1">
    <w:name w:val="页眉 Char"/>
    <w:basedOn w:val="a0"/>
    <w:link w:val="a3"/>
    <w:uiPriority w:val="99"/>
    <w:semiHidden/>
    <w:rsid w:val="001A7165"/>
  </w:style>
  <w:style w:type="paragraph" w:styleId="a4">
    <w:name w:val="footer"/>
    <w:basedOn w:val="a"/>
    <w:link w:val="Char0"/>
    <w:uiPriority w:val="99"/>
    <w:unhideWhenUsed/>
    <w:rsid w:val="001A7165"/>
    <w:pPr>
      <w:tabs>
        <w:tab w:val="center" w:pos="4320"/>
        <w:tab w:val="right" w:pos="8640"/>
      </w:tabs>
    </w:pPr>
  </w:style>
  <w:style w:type="character" w:styleId="Char0" w:customStyle="1">
    <w:name w:val="页脚 Char"/>
    <w:basedOn w:val="a0"/>
    <w:link w:val="a4"/>
    <w:uiPriority w:val="99"/>
    <w:rsid w:val="001A7165"/>
  </w:style>
  <w:style w:type="paragraph" w:styleId="a5">
    <w:name w:val="Normal (Web)"/>
    <w:basedOn w:val="a"/>
    <w:uiPriority w:val="99"/>
    <w:rsid w:val="00E647B8"/>
    <w:pPr>
      <w:spacing w:beforeLines="1" w:afterLines="1"/>
    </w:pPr>
    <w:rPr>
      <w:rFonts w:ascii="Times" w:hAnsi="Times"/>
    </w:rPr>
  </w:style>
  <w:style w:type="character" w:styleId="klink" w:customStyle="1">
    <w:name w:val="klink"/>
    <w:basedOn w:val="a0"/>
    <w:rsid w:val="00E647B8"/>
  </w:style>
  <w:style w:type="paragraph" w:styleId="a6">
    <w:name w:val="Balloon Text"/>
    <w:basedOn w:val="a"/>
    <w:link w:val="Char1"/>
    <w:uiPriority w:val="99"/>
    <w:semiHidden/>
    <w:unhideWhenUsed/>
    <w:rsid w:val="00224724"/>
    <w:rPr>
      <w:rFonts w:ascii="Tahoma" w:hAnsi="Tahoma" w:cs="Tahoma"/>
      <w:sz w:val="16"/>
      <w:szCs w:val="16"/>
    </w:rPr>
  </w:style>
  <w:style w:type="character" w:styleId="Char1" w:customStyle="1">
    <w:name w:val="批注框文本 Char"/>
    <w:basedOn w:val="a0"/>
    <w:link w:val="a6"/>
    <w:uiPriority w:val="99"/>
    <w:semiHidden/>
    <w:rsid w:val="00224724"/>
    <w:rPr>
      <w:rFonts w:ascii="Tahoma" w:hAnsi="Tahoma" w:cs="Tahoma"/>
      <w:sz w:val="16"/>
      <w:szCs w:val="16"/>
      <w:lang w:eastAsia="en-US"/>
    </w:rPr>
  </w:style>
  <w:style w:type="paragraph" w:styleId="a7">
    <w:name w:val="List Paragraph"/>
    <w:basedOn w:val="a"/>
    <w:uiPriority w:val="34"/>
    <w:qFormat/>
    <w:rsid w:val="005B352B"/>
    <w:pPr>
      <w:ind w:left="720"/>
      <w:contextualSpacing/>
    </w:pPr>
  </w:style>
  <w:style w:type="table" w:styleId="a8">
    <w:name w:val="Table Grid"/>
    <w:basedOn w:val="a1"/>
    <w:uiPriority w:val="59"/>
    <w:rsid w:val="00A042A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9">
    <w:name w:val="Hyperlink"/>
    <w:basedOn w:val="a0"/>
    <w:uiPriority w:val="99"/>
    <w:unhideWhenUsed/>
    <w:rsid w:val="00A633F3"/>
    <w:rPr>
      <w:color w:val="0000FF"/>
      <w:u w:val="single"/>
    </w:rPr>
  </w:style>
  <w:style w:type="character" w:styleId="1Char" w:customStyle="1">
    <w:name w:val="标题 1 Char"/>
    <w:basedOn w:val="a0"/>
    <w:link w:val="1"/>
    <w:uiPriority w:val="9"/>
    <w:rsid w:val="00675A18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633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</w:rPr>
  </w:style>
  <w:style w:type="character" w:styleId="HTMLChar" w:customStyle="1">
    <w:name w:val="HTML 预设格式 Char"/>
    <w:basedOn w:val="a0"/>
    <w:link w:val="HTML"/>
    <w:uiPriority w:val="99"/>
    <w:rsid w:val="00A633F3"/>
    <w:rPr>
      <w:rFonts w:ascii="Courier New" w:hAnsi="Courier New" w:eastAsia="Times New Roman" w:cs="Courier New"/>
    </w:rPr>
  </w:style>
  <w:style w:type="character" w:styleId="h1" w:customStyle="1">
    <w:name w:val="h1"/>
    <w:basedOn w:val="a0"/>
    <w:rsid w:val="00A633F3"/>
  </w:style>
  <w:style w:type="character" w:styleId="2Char" w:customStyle="1">
    <w:name w:val="标题 2 Char"/>
    <w:basedOn w:val="a0"/>
    <w:link w:val="2"/>
    <w:uiPriority w:val="9"/>
    <w:rsid w:val="00773CB0"/>
    <w:rPr>
      <w:rFonts w:asciiTheme="majorHAnsi" w:hAnsiTheme="majorHAnsi" w:eastAsiaTheme="majorEastAsia" w:cstheme="majorBidi"/>
      <w:b/>
      <w:color w:val="404040" w:themeColor="text1" w:themeTint="BF"/>
      <w:sz w:val="28"/>
      <w:szCs w:val="28"/>
    </w:rPr>
  </w:style>
  <w:style w:type="paragraph" w:styleId="aa">
    <w:name w:val="caption"/>
    <w:basedOn w:val="a"/>
    <w:next w:val="a"/>
    <w:uiPriority w:val="35"/>
    <w:unhideWhenUsed/>
    <w:qFormat/>
    <w:rsid w:val="00E13B5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b">
    <w:name w:val="footnote text"/>
    <w:basedOn w:val="a"/>
    <w:link w:val="Char2"/>
    <w:uiPriority w:val="99"/>
    <w:semiHidden/>
    <w:unhideWhenUsed/>
    <w:rsid w:val="00E94890"/>
  </w:style>
  <w:style w:type="character" w:styleId="Char2" w:customStyle="1">
    <w:name w:val="脚注文本 Char"/>
    <w:basedOn w:val="a0"/>
    <w:link w:val="ab"/>
    <w:uiPriority w:val="99"/>
    <w:semiHidden/>
    <w:rsid w:val="00E94890"/>
    <w:rPr>
      <w:lang w:eastAsia="en-US"/>
    </w:rPr>
  </w:style>
  <w:style w:type="character" w:styleId="ac">
    <w:name w:val="footnote reference"/>
    <w:basedOn w:val="a0"/>
    <w:uiPriority w:val="99"/>
    <w:semiHidden/>
    <w:unhideWhenUsed/>
    <w:rsid w:val="00E94890"/>
    <w:rPr>
      <w:vertAlign w:val="superscript"/>
    </w:rPr>
  </w:style>
  <w:style w:type="paragraph" w:styleId="ad">
    <w:name w:val="No Spacing"/>
    <w:uiPriority w:val="1"/>
    <w:qFormat/>
    <w:rsid w:val="00E13B5B"/>
    <w:pPr>
      <w:spacing w:after="0" w:line="240" w:lineRule="auto"/>
    </w:pPr>
  </w:style>
  <w:style w:type="character" w:styleId="3Char" w:customStyle="1">
    <w:name w:val="标题 3 Char"/>
    <w:basedOn w:val="a0"/>
    <w:link w:val="3"/>
    <w:uiPriority w:val="9"/>
    <w:rsid w:val="003E0F68"/>
    <w:rPr>
      <w:rFonts w:asciiTheme="majorHAnsi" w:hAnsiTheme="majorHAnsi" w:eastAsiaTheme="majorEastAsia" w:cstheme="majorBidi"/>
      <w:color w:val="1F497D" w:themeColor="text2"/>
    </w:rPr>
  </w:style>
  <w:style w:type="character" w:styleId="4Char" w:customStyle="1">
    <w:name w:val="标题 4 Char"/>
    <w:basedOn w:val="a0"/>
    <w:link w:val="4"/>
    <w:uiPriority w:val="9"/>
    <w:rsid w:val="00E13B5B"/>
    <w:rPr>
      <w:rFonts w:asciiTheme="majorHAnsi" w:hAnsiTheme="majorHAnsi" w:eastAsiaTheme="majorEastAsia" w:cstheme="majorBidi"/>
      <w:sz w:val="22"/>
      <w:szCs w:val="22"/>
    </w:rPr>
  </w:style>
  <w:style w:type="character" w:styleId="5Char" w:customStyle="1">
    <w:name w:val="标题 5 Char"/>
    <w:basedOn w:val="a0"/>
    <w:link w:val="5"/>
    <w:uiPriority w:val="9"/>
    <w:semiHidden/>
    <w:rsid w:val="00E13B5B"/>
    <w:rPr>
      <w:rFonts w:asciiTheme="majorHAnsi" w:hAnsiTheme="majorHAnsi" w:eastAsiaTheme="majorEastAsia" w:cstheme="majorBidi"/>
      <w:color w:val="1F497D" w:themeColor="text2"/>
      <w:sz w:val="22"/>
      <w:szCs w:val="22"/>
    </w:rPr>
  </w:style>
  <w:style w:type="character" w:styleId="6Char" w:customStyle="1">
    <w:name w:val="标题 6 Char"/>
    <w:basedOn w:val="a0"/>
    <w:link w:val="6"/>
    <w:uiPriority w:val="9"/>
    <w:semiHidden/>
    <w:rsid w:val="00E13B5B"/>
    <w:rPr>
      <w:rFonts w:asciiTheme="majorHAnsi" w:hAnsiTheme="majorHAnsi" w:eastAsiaTheme="majorEastAsia" w:cstheme="majorBidi"/>
      <w:i/>
      <w:iCs/>
      <w:color w:val="1F497D" w:themeColor="text2"/>
      <w:sz w:val="21"/>
      <w:szCs w:val="21"/>
    </w:rPr>
  </w:style>
  <w:style w:type="character" w:styleId="7Char" w:customStyle="1">
    <w:name w:val="标题 7 Char"/>
    <w:basedOn w:val="a0"/>
    <w:link w:val="7"/>
    <w:uiPriority w:val="9"/>
    <w:semiHidden/>
    <w:rsid w:val="00E13B5B"/>
    <w:rPr>
      <w:rFonts w:asciiTheme="majorHAnsi" w:hAnsiTheme="majorHAnsi" w:eastAsiaTheme="majorEastAsia" w:cstheme="majorBidi"/>
      <w:i/>
      <w:iCs/>
      <w:color w:val="244061" w:themeColor="accent1" w:themeShade="80"/>
      <w:sz w:val="21"/>
      <w:szCs w:val="21"/>
    </w:rPr>
  </w:style>
  <w:style w:type="character" w:styleId="8Char" w:customStyle="1">
    <w:name w:val="标题 8 Char"/>
    <w:basedOn w:val="a0"/>
    <w:link w:val="8"/>
    <w:uiPriority w:val="9"/>
    <w:semiHidden/>
    <w:rsid w:val="00E13B5B"/>
    <w:rPr>
      <w:rFonts w:asciiTheme="majorHAnsi" w:hAnsiTheme="majorHAnsi" w:eastAsiaTheme="majorEastAsia" w:cstheme="majorBidi"/>
      <w:b/>
      <w:bCs/>
      <w:color w:val="1F497D" w:themeColor="text2"/>
    </w:rPr>
  </w:style>
  <w:style w:type="character" w:styleId="9Char" w:customStyle="1">
    <w:name w:val="标题 9 Char"/>
    <w:basedOn w:val="a0"/>
    <w:link w:val="9"/>
    <w:uiPriority w:val="9"/>
    <w:semiHidden/>
    <w:rsid w:val="00E13B5B"/>
    <w:rPr>
      <w:rFonts w:asciiTheme="majorHAnsi" w:hAnsiTheme="majorHAnsi" w:eastAsiaTheme="majorEastAsia" w:cstheme="majorBidi"/>
      <w:b/>
      <w:bCs/>
      <w:i/>
      <w:iCs/>
      <w:color w:val="1F497D" w:themeColor="text2"/>
    </w:rPr>
  </w:style>
  <w:style w:type="paragraph" w:styleId="ae">
    <w:name w:val="Title"/>
    <w:basedOn w:val="a"/>
    <w:next w:val="a"/>
    <w:link w:val="Char3"/>
    <w:uiPriority w:val="10"/>
    <w:qFormat/>
    <w:rsid w:val="00E13B5B"/>
    <w:pPr>
      <w:spacing w:after="0" w:line="240" w:lineRule="auto"/>
      <w:contextualSpacing/>
    </w:pPr>
    <w:rPr>
      <w:rFonts w:asciiTheme="majorHAnsi" w:hAnsiTheme="majorHAnsi" w:eastAsiaTheme="majorEastAsia" w:cstheme="majorBidi"/>
      <w:color w:val="4F81BD" w:themeColor="accent1"/>
      <w:spacing w:val="-10"/>
      <w:sz w:val="56"/>
      <w:szCs w:val="56"/>
    </w:rPr>
  </w:style>
  <w:style w:type="character" w:styleId="Char3" w:customStyle="1">
    <w:name w:val="标题 Char"/>
    <w:basedOn w:val="a0"/>
    <w:link w:val="ae"/>
    <w:uiPriority w:val="10"/>
    <w:rsid w:val="00E13B5B"/>
    <w:rPr>
      <w:rFonts w:asciiTheme="majorHAnsi" w:hAnsiTheme="majorHAnsi" w:eastAsiaTheme="majorEastAsia" w:cstheme="majorBidi"/>
      <w:color w:val="4F81BD" w:themeColor="accent1"/>
      <w:spacing w:val="-10"/>
      <w:sz w:val="56"/>
      <w:szCs w:val="56"/>
    </w:rPr>
  </w:style>
  <w:style w:type="paragraph" w:styleId="af">
    <w:name w:val="Subtitle"/>
    <w:basedOn w:val="a"/>
    <w:next w:val="a"/>
    <w:link w:val="Char4"/>
    <w:uiPriority w:val="11"/>
    <w:qFormat/>
    <w:rsid w:val="00E13B5B"/>
    <w:pPr>
      <w:numPr>
        <w:ilvl w:val="1"/>
      </w:numPr>
      <w:spacing w:line="240" w:lineRule="auto"/>
    </w:pPr>
    <w:rPr>
      <w:rFonts w:asciiTheme="majorHAnsi" w:hAnsiTheme="majorHAnsi" w:eastAsiaTheme="majorEastAsia" w:cstheme="majorBidi"/>
    </w:rPr>
  </w:style>
  <w:style w:type="character" w:styleId="Char4" w:customStyle="1">
    <w:name w:val="副标题 Char"/>
    <w:basedOn w:val="a0"/>
    <w:link w:val="af"/>
    <w:uiPriority w:val="11"/>
    <w:rsid w:val="00E13B5B"/>
    <w:rPr>
      <w:rFonts w:asciiTheme="majorHAnsi" w:hAnsiTheme="majorHAnsi" w:eastAsiaTheme="majorEastAsia" w:cstheme="majorBidi"/>
      <w:sz w:val="24"/>
      <w:szCs w:val="24"/>
    </w:rPr>
  </w:style>
  <w:style w:type="character" w:styleId="af0">
    <w:name w:val="Strong"/>
    <w:basedOn w:val="a0"/>
    <w:uiPriority w:val="22"/>
    <w:qFormat/>
    <w:rsid w:val="00E13B5B"/>
    <w:rPr>
      <w:b/>
      <w:bCs/>
    </w:rPr>
  </w:style>
  <w:style w:type="character" w:styleId="af1">
    <w:name w:val="Emphasis"/>
    <w:basedOn w:val="a0"/>
    <w:uiPriority w:val="20"/>
    <w:qFormat/>
    <w:rsid w:val="00E13B5B"/>
    <w:rPr>
      <w:i/>
      <w:iCs/>
    </w:rPr>
  </w:style>
  <w:style w:type="paragraph" w:styleId="af2">
    <w:name w:val="Quote"/>
    <w:basedOn w:val="a"/>
    <w:next w:val="a"/>
    <w:link w:val="Char5"/>
    <w:uiPriority w:val="29"/>
    <w:qFormat/>
    <w:rsid w:val="00E13B5B"/>
    <w:pPr>
      <w:spacing w:before="160"/>
      <w:ind w:left="720" w:right="720"/>
    </w:pPr>
    <w:rPr>
      <w:i/>
      <w:iCs/>
      <w:color w:val="404040" w:themeColor="text1" w:themeTint="BF"/>
    </w:rPr>
  </w:style>
  <w:style w:type="character" w:styleId="Char5" w:customStyle="1">
    <w:name w:val="引用 Char"/>
    <w:basedOn w:val="a0"/>
    <w:link w:val="af2"/>
    <w:uiPriority w:val="29"/>
    <w:rsid w:val="00E13B5B"/>
    <w:rPr>
      <w:i/>
      <w:iCs/>
      <w:color w:val="404040" w:themeColor="text1" w:themeTint="BF"/>
    </w:rPr>
  </w:style>
  <w:style w:type="paragraph" w:styleId="af3">
    <w:name w:val="Intense Quote"/>
    <w:basedOn w:val="a"/>
    <w:next w:val="a"/>
    <w:link w:val="Char6"/>
    <w:uiPriority w:val="30"/>
    <w:qFormat/>
    <w:rsid w:val="00E13B5B"/>
    <w:pPr>
      <w:pBdr>
        <w:left w:val="single" w:color="4F81BD" w:themeColor="accent1" w:sz="18" w:space="12"/>
      </w:pBdr>
      <w:spacing w:before="100" w:beforeAutospacing="1" w:line="300" w:lineRule="auto"/>
      <w:ind w:left="1224" w:right="1224"/>
    </w:pPr>
    <w:rPr>
      <w:rFonts w:asciiTheme="majorHAnsi" w:hAnsiTheme="majorHAnsi" w:eastAsiaTheme="majorEastAsia" w:cstheme="majorBidi"/>
      <w:color w:val="4F81BD" w:themeColor="accent1"/>
      <w:sz w:val="28"/>
      <w:szCs w:val="28"/>
    </w:rPr>
  </w:style>
  <w:style w:type="character" w:styleId="Char6" w:customStyle="1">
    <w:name w:val="明显引用 Char"/>
    <w:basedOn w:val="a0"/>
    <w:link w:val="af3"/>
    <w:uiPriority w:val="30"/>
    <w:rsid w:val="00E13B5B"/>
    <w:rPr>
      <w:rFonts w:asciiTheme="majorHAnsi" w:hAnsiTheme="majorHAnsi" w:eastAsiaTheme="majorEastAsia" w:cstheme="majorBidi"/>
      <w:color w:val="4F81BD" w:themeColor="accent1"/>
      <w:sz w:val="28"/>
      <w:szCs w:val="28"/>
    </w:rPr>
  </w:style>
  <w:style w:type="character" w:styleId="af4">
    <w:name w:val="Subtle Emphasis"/>
    <w:basedOn w:val="a0"/>
    <w:uiPriority w:val="19"/>
    <w:qFormat/>
    <w:rsid w:val="00E13B5B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E13B5B"/>
    <w:rPr>
      <w:b/>
      <w:bCs/>
      <w:i/>
      <w:iCs/>
    </w:rPr>
  </w:style>
  <w:style w:type="character" w:styleId="af6">
    <w:name w:val="Subtle Reference"/>
    <w:basedOn w:val="a0"/>
    <w:uiPriority w:val="31"/>
    <w:qFormat/>
    <w:rsid w:val="00E13B5B"/>
    <w:rPr>
      <w:smallCaps/>
      <w:color w:val="404040" w:themeColor="text1" w:themeTint="BF"/>
      <w:u w:val="single" w:color="7F7F7F" w:themeColor="text1" w:themeTint="80"/>
    </w:rPr>
  </w:style>
  <w:style w:type="character" w:styleId="af7">
    <w:name w:val="Intense Reference"/>
    <w:basedOn w:val="a0"/>
    <w:uiPriority w:val="32"/>
    <w:qFormat/>
    <w:rsid w:val="00E13B5B"/>
    <w:rPr>
      <w:b/>
      <w:bCs/>
      <w:smallCaps/>
      <w:spacing w:val="5"/>
      <w:u w:val="single"/>
    </w:rPr>
  </w:style>
  <w:style w:type="character" w:styleId="af8">
    <w:name w:val="Book Title"/>
    <w:basedOn w:val="a0"/>
    <w:uiPriority w:val="33"/>
    <w:qFormat/>
    <w:rsid w:val="00E13B5B"/>
    <w:rPr>
      <w:b/>
      <w:bCs/>
      <w:smallCaps/>
    </w:rPr>
  </w:style>
  <w:style w:type="paragraph" w:styleId="TOC">
    <w:name w:val="TOC Heading"/>
    <w:basedOn w:val="1"/>
    <w:next w:val="a"/>
    <w:uiPriority w:val="39"/>
    <w:unhideWhenUsed/>
    <w:qFormat/>
    <w:rsid w:val="00E13B5B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FB7A4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B7A44"/>
    <w:pPr>
      <w:spacing w:after="100"/>
      <w:ind w:left="200"/>
    </w:pPr>
  </w:style>
  <w:style w:type="table" w:styleId="ListTable3-Accent11" w:customStyle="1">
    <w:name w:val="List Table 3 - Accent 11"/>
    <w:basedOn w:val="a1"/>
    <w:uiPriority w:val="48"/>
    <w:rsid w:val="00FB7A4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paragraph" w:styleId="Code" w:customStyle="1">
    <w:name w:val="Code"/>
    <w:basedOn w:val="a"/>
    <w:link w:val="CodeChar"/>
    <w:qFormat/>
    <w:rsid w:val="007835C0"/>
    <w:pPr>
      <w:spacing w:after="0"/>
    </w:pPr>
    <w:rPr>
      <w:rFonts w:ascii="Consolas" w:hAnsi="Consolas" w:cs="Consolas"/>
      <w:sz w:val="18"/>
    </w:rPr>
  </w:style>
  <w:style w:type="table" w:styleId="GridTable1Light1" w:customStyle="1">
    <w:name w:val="Grid Table 1 Light1"/>
    <w:basedOn w:val="a1"/>
    <w:uiPriority w:val="46"/>
    <w:rsid w:val="00E112F7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deChar" w:customStyle="1">
    <w:name w:val="Code Char"/>
    <w:basedOn w:val="a0"/>
    <w:link w:val="Code"/>
    <w:rsid w:val="007835C0"/>
    <w:rPr>
      <w:rFonts w:ascii="Consolas" w:hAnsi="Consolas" w:cs="Consolas"/>
      <w:sz w:val="18"/>
    </w:rPr>
  </w:style>
  <w:style w:type="table" w:styleId="TableGridLight1" w:customStyle="1">
    <w:name w:val="Table Grid Light1"/>
    <w:basedOn w:val="a1"/>
    <w:uiPriority w:val="40"/>
    <w:rsid w:val="002F008C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30">
    <w:name w:val="toc 3"/>
    <w:basedOn w:val="a"/>
    <w:next w:val="a"/>
    <w:autoRedefine/>
    <w:uiPriority w:val="39"/>
    <w:unhideWhenUsed/>
    <w:rsid w:val="00270517"/>
    <w:pPr>
      <w:spacing w:after="100"/>
      <w:ind w:left="400"/>
    </w:pPr>
  </w:style>
  <w:style w:type="character" w:styleId="af9">
    <w:name w:val="FollowedHyperlink"/>
    <w:basedOn w:val="a0"/>
    <w:uiPriority w:val="99"/>
    <w:semiHidden/>
    <w:unhideWhenUsed/>
    <w:rsid w:val="000F75AE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BA2147"/>
    <w:rPr>
      <w:rFonts w:ascii="Courier New" w:hAnsi="Courier New" w:cs="Courier New" w:eastAsiaTheme="minorEastAsia"/>
      <w:sz w:val="20"/>
      <w:szCs w:val="20"/>
    </w:rPr>
  </w:style>
  <w:style w:type="character" w:styleId="token" w:customStyle="1">
    <w:name w:val="token"/>
    <w:basedOn w:val="a0"/>
    <w:rsid w:val="00BA2147"/>
  </w:style>
  <w:style w:type="character" w:styleId="inline-code" w:customStyle="1">
    <w:name w:val="inline-code"/>
    <w:basedOn w:val="a0"/>
    <w:uiPriority w:val="1"/>
    <w:qFormat/>
    <w:rsid w:val="00512B2D"/>
    <w:rPr>
      <w:rFonts w:ascii="Consolas" w:hAnsi="Consolas"/>
    </w:rPr>
  </w:style>
  <w:style w:type="paragraph" w:styleId="afa">
    <w:name w:val="endnote text"/>
    <w:basedOn w:val="a"/>
    <w:link w:val="Char7"/>
    <w:uiPriority w:val="99"/>
    <w:semiHidden/>
    <w:unhideWhenUsed/>
    <w:rsid w:val="00EF34F7"/>
    <w:pPr>
      <w:spacing w:after="0" w:line="240" w:lineRule="auto"/>
    </w:pPr>
    <w:rPr>
      <w:sz w:val="20"/>
      <w:szCs w:val="20"/>
    </w:rPr>
  </w:style>
  <w:style w:type="character" w:styleId="Char7" w:customStyle="1">
    <w:name w:val="尾注文本 Char"/>
    <w:basedOn w:val="a0"/>
    <w:link w:val="afa"/>
    <w:uiPriority w:val="99"/>
    <w:semiHidden/>
    <w:rsid w:val="00EF34F7"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sid w:val="00EF34F7"/>
    <w:rPr>
      <w:vertAlign w:val="superscript"/>
    </w:rPr>
  </w:style>
  <w:style w:type="character" w:styleId="UnresolvedMention1" w:customStyle="1">
    <w:name w:val="Unresolved Mention1"/>
    <w:basedOn w:val="a0"/>
    <w:uiPriority w:val="99"/>
    <w:semiHidden/>
    <w:unhideWhenUsed/>
    <w:rsid w:val="005D7A5C"/>
    <w:rPr>
      <w:color w:val="808080"/>
      <w:shd w:val="clear" w:color="auto" w:fill="E6E6E6"/>
    </w:rPr>
  </w:style>
  <w:style w:type="table" w:styleId="GridTable1Light2" w:customStyle="1">
    <w:name w:val="Grid Table 1 Light2"/>
    <w:basedOn w:val="a1"/>
    <w:uiPriority w:val="46"/>
    <w:rsid w:val="0078521F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c">
    <w:name w:val="annotation reference"/>
    <w:basedOn w:val="a0"/>
    <w:uiPriority w:val="99"/>
    <w:semiHidden/>
    <w:unhideWhenUsed/>
    <w:rsid w:val="00497247"/>
    <w:rPr>
      <w:sz w:val="16"/>
      <w:szCs w:val="16"/>
    </w:rPr>
  </w:style>
  <w:style w:type="paragraph" w:styleId="afd">
    <w:name w:val="annotation text"/>
    <w:basedOn w:val="a"/>
    <w:link w:val="Char8"/>
    <w:uiPriority w:val="99"/>
    <w:semiHidden/>
    <w:unhideWhenUsed/>
    <w:rsid w:val="00497247"/>
    <w:pPr>
      <w:spacing w:line="240" w:lineRule="auto"/>
    </w:pPr>
    <w:rPr>
      <w:sz w:val="20"/>
      <w:szCs w:val="20"/>
    </w:rPr>
  </w:style>
  <w:style w:type="character" w:styleId="Char8" w:customStyle="1">
    <w:name w:val="批注文字 Char"/>
    <w:basedOn w:val="a0"/>
    <w:link w:val="afd"/>
    <w:uiPriority w:val="99"/>
    <w:semiHidden/>
    <w:rsid w:val="00497247"/>
    <w:rPr>
      <w:sz w:val="20"/>
      <w:szCs w:val="20"/>
    </w:rPr>
  </w:style>
  <w:style w:type="paragraph" w:styleId="afe">
    <w:name w:val="annotation subject"/>
    <w:basedOn w:val="afd"/>
    <w:next w:val="afd"/>
    <w:link w:val="Char9"/>
    <w:uiPriority w:val="99"/>
    <w:semiHidden/>
    <w:unhideWhenUsed/>
    <w:rsid w:val="00497247"/>
    <w:rPr>
      <w:b/>
      <w:bCs/>
    </w:rPr>
  </w:style>
  <w:style w:type="character" w:styleId="Char9" w:customStyle="1">
    <w:name w:val="批注主题 Char"/>
    <w:basedOn w:val="Char8"/>
    <w:link w:val="afe"/>
    <w:uiPriority w:val="99"/>
    <w:semiHidden/>
    <w:rsid w:val="00497247"/>
    <w:rPr>
      <w:b/>
      <w:bCs/>
      <w:sz w:val="20"/>
      <w:szCs w:val="20"/>
    </w:rPr>
  </w:style>
  <w:style w:type="paragraph" w:styleId="aff">
    <w:name w:val="Revision"/>
    <w:hidden/>
    <w:uiPriority w:val="71"/>
    <w:semiHidden/>
    <w:rsid w:val="00FE737A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uiPriority="71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70"/>
    <w:lsdException w:name="TOC Heading" w:uiPriority="39" w:qFormat="1"/>
  </w:latentStyles>
  <w:style w:type="paragraph" w:default="1" w:styleId="a">
    <w:name w:val="Normal"/>
    <w:qFormat/>
    <w:rsid w:val="00E13B5B"/>
  </w:style>
  <w:style w:type="paragraph" w:styleId="1">
    <w:name w:val="heading 1"/>
    <w:basedOn w:val="a"/>
    <w:next w:val="a"/>
    <w:link w:val="1Char"/>
    <w:uiPriority w:val="9"/>
    <w:qFormat/>
    <w:rsid w:val="00675A18"/>
    <w:pPr>
      <w:keepNext/>
      <w:keepLines/>
      <w:spacing w:before="4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3CB0"/>
    <w:pPr>
      <w:keepNext/>
      <w:keepLines/>
      <w:spacing w:before="320" w:after="240" w:line="240" w:lineRule="auto"/>
      <w:outlineLvl w:val="1"/>
    </w:pPr>
    <w:rPr>
      <w:rFonts w:asciiTheme="majorHAnsi" w:eastAsiaTheme="majorEastAsia" w:hAnsiTheme="majorHAnsi" w:cstheme="majorBidi"/>
      <w:b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3E0F68"/>
    <w:pPr>
      <w:keepNext/>
      <w:keepLines/>
      <w:spacing w:before="160" w:line="240" w:lineRule="auto"/>
      <w:outlineLvl w:val="2"/>
    </w:pPr>
    <w:rPr>
      <w:rFonts w:asciiTheme="majorHAnsi" w:eastAsiaTheme="majorEastAsia" w:hAnsiTheme="majorHAnsi" w:cstheme="majorBidi"/>
      <w:color w:val="1F497D" w:themeColor="text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13B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13B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13B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13B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13B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13B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A7165"/>
    <w:pPr>
      <w:tabs>
        <w:tab w:val="center" w:pos="4320"/>
        <w:tab w:val="right" w:pos="8640"/>
      </w:tabs>
    </w:pPr>
  </w:style>
  <w:style w:type="character" w:customStyle="1" w:styleId="Char">
    <w:name w:val="页眉 Char"/>
    <w:basedOn w:val="a0"/>
    <w:link w:val="a3"/>
    <w:uiPriority w:val="99"/>
    <w:semiHidden/>
    <w:rsid w:val="001A7165"/>
  </w:style>
  <w:style w:type="paragraph" w:styleId="a4">
    <w:name w:val="footer"/>
    <w:basedOn w:val="a"/>
    <w:link w:val="Char0"/>
    <w:uiPriority w:val="99"/>
    <w:unhideWhenUsed/>
    <w:rsid w:val="001A7165"/>
    <w:pPr>
      <w:tabs>
        <w:tab w:val="center" w:pos="4320"/>
        <w:tab w:val="right" w:pos="8640"/>
      </w:tabs>
    </w:pPr>
  </w:style>
  <w:style w:type="character" w:customStyle="1" w:styleId="Char0">
    <w:name w:val="页脚 Char"/>
    <w:basedOn w:val="a0"/>
    <w:link w:val="a4"/>
    <w:uiPriority w:val="99"/>
    <w:rsid w:val="001A7165"/>
  </w:style>
  <w:style w:type="paragraph" w:styleId="a5">
    <w:name w:val="Normal (Web)"/>
    <w:basedOn w:val="a"/>
    <w:uiPriority w:val="99"/>
    <w:rsid w:val="00E647B8"/>
    <w:pPr>
      <w:spacing w:beforeLines="1" w:afterLines="1"/>
    </w:pPr>
    <w:rPr>
      <w:rFonts w:ascii="Times" w:hAnsi="Times"/>
    </w:rPr>
  </w:style>
  <w:style w:type="character" w:customStyle="1" w:styleId="klink">
    <w:name w:val="klink"/>
    <w:basedOn w:val="a0"/>
    <w:rsid w:val="00E647B8"/>
  </w:style>
  <w:style w:type="paragraph" w:styleId="a6">
    <w:name w:val="Balloon Text"/>
    <w:basedOn w:val="a"/>
    <w:link w:val="Char1"/>
    <w:uiPriority w:val="99"/>
    <w:semiHidden/>
    <w:unhideWhenUsed/>
    <w:rsid w:val="00224724"/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6"/>
    <w:uiPriority w:val="99"/>
    <w:semiHidden/>
    <w:rsid w:val="00224724"/>
    <w:rPr>
      <w:rFonts w:ascii="Tahoma" w:hAnsi="Tahoma" w:cs="Tahoma"/>
      <w:sz w:val="16"/>
      <w:szCs w:val="16"/>
      <w:lang w:eastAsia="en-US"/>
    </w:rPr>
  </w:style>
  <w:style w:type="paragraph" w:styleId="a7">
    <w:name w:val="List Paragraph"/>
    <w:basedOn w:val="a"/>
    <w:uiPriority w:val="34"/>
    <w:qFormat/>
    <w:rsid w:val="005B352B"/>
    <w:pPr>
      <w:ind w:left="720"/>
      <w:contextualSpacing/>
    </w:pPr>
  </w:style>
  <w:style w:type="table" w:styleId="a8">
    <w:name w:val="Table Grid"/>
    <w:basedOn w:val="a1"/>
    <w:uiPriority w:val="59"/>
    <w:rsid w:val="00A04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633F3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675A1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A633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Char">
    <w:name w:val="HTML 预设格式 Char"/>
    <w:basedOn w:val="a0"/>
    <w:link w:val="HTML"/>
    <w:uiPriority w:val="99"/>
    <w:rsid w:val="00A633F3"/>
    <w:rPr>
      <w:rFonts w:ascii="Courier New" w:eastAsia="Times New Roman" w:hAnsi="Courier New" w:cs="Courier New"/>
    </w:rPr>
  </w:style>
  <w:style w:type="character" w:customStyle="1" w:styleId="h1">
    <w:name w:val="h1"/>
    <w:basedOn w:val="a0"/>
    <w:rsid w:val="00A633F3"/>
  </w:style>
  <w:style w:type="character" w:customStyle="1" w:styleId="2Char">
    <w:name w:val="标题 2 Char"/>
    <w:basedOn w:val="a0"/>
    <w:link w:val="2"/>
    <w:uiPriority w:val="9"/>
    <w:rsid w:val="00773CB0"/>
    <w:rPr>
      <w:rFonts w:asciiTheme="majorHAnsi" w:eastAsiaTheme="majorEastAsia" w:hAnsiTheme="majorHAnsi" w:cstheme="majorBidi"/>
      <w:b/>
      <w:color w:val="404040" w:themeColor="text1" w:themeTint="BF"/>
      <w:sz w:val="28"/>
      <w:szCs w:val="28"/>
    </w:rPr>
  </w:style>
  <w:style w:type="paragraph" w:styleId="aa">
    <w:name w:val="caption"/>
    <w:basedOn w:val="a"/>
    <w:next w:val="a"/>
    <w:uiPriority w:val="35"/>
    <w:unhideWhenUsed/>
    <w:qFormat/>
    <w:rsid w:val="00E13B5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b">
    <w:name w:val="footnote text"/>
    <w:basedOn w:val="a"/>
    <w:link w:val="Char2"/>
    <w:uiPriority w:val="99"/>
    <w:semiHidden/>
    <w:unhideWhenUsed/>
    <w:rsid w:val="00E94890"/>
  </w:style>
  <w:style w:type="character" w:customStyle="1" w:styleId="Char2">
    <w:name w:val="脚注文本 Char"/>
    <w:basedOn w:val="a0"/>
    <w:link w:val="ab"/>
    <w:uiPriority w:val="99"/>
    <w:semiHidden/>
    <w:rsid w:val="00E94890"/>
    <w:rPr>
      <w:lang w:eastAsia="en-US"/>
    </w:rPr>
  </w:style>
  <w:style w:type="character" w:styleId="ac">
    <w:name w:val="footnote reference"/>
    <w:basedOn w:val="a0"/>
    <w:uiPriority w:val="99"/>
    <w:semiHidden/>
    <w:unhideWhenUsed/>
    <w:rsid w:val="00E94890"/>
    <w:rPr>
      <w:vertAlign w:val="superscript"/>
    </w:rPr>
  </w:style>
  <w:style w:type="paragraph" w:styleId="ad">
    <w:name w:val="No Spacing"/>
    <w:uiPriority w:val="1"/>
    <w:qFormat/>
    <w:rsid w:val="00E13B5B"/>
    <w:pPr>
      <w:spacing w:after="0" w:line="240" w:lineRule="auto"/>
    </w:pPr>
  </w:style>
  <w:style w:type="character" w:customStyle="1" w:styleId="3Char">
    <w:name w:val="标题 3 Char"/>
    <w:basedOn w:val="a0"/>
    <w:link w:val="3"/>
    <w:uiPriority w:val="9"/>
    <w:rsid w:val="003E0F68"/>
    <w:rPr>
      <w:rFonts w:asciiTheme="majorHAnsi" w:eastAsiaTheme="majorEastAsia" w:hAnsiTheme="majorHAnsi" w:cstheme="majorBidi"/>
      <w:color w:val="1F497D" w:themeColor="text2"/>
    </w:rPr>
  </w:style>
  <w:style w:type="character" w:customStyle="1" w:styleId="4Char">
    <w:name w:val="标题 4 Char"/>
    <w:basedOn w:val="a0"/>
    <w:link w:val="4"/>
    <w:uiPriority w:val="9"/>
    <w:rsid w:val="00E13B5B"/>
    <w:rPr>
      <w:rFonts w:asciiTheme="majorHAnsi" w:eastAsiaTheme="majorEastAsia" w:hAnsiTheme="majorHAnsi" w:cstheme="majorBidi"/>
      <w:sz w:val="22"/>
      <w:szCs w:val="22"/>
    </w:rPr>
  </w:style>
  <w:style w:type="character" w:customStyle="1" w:styleId="5Char">
    <w:name w:val="标题 5 Char"/>
    <w:basedOn w:val="a0"/>
    <w:link w:val="5"/>
    <w:uiPriority w:val="9"/>
    <w:semiHidden/>
    <w:rsid w:val="00E13B5B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6Char">
    <w:name w:val="标题 6 Char"/>
    <w:basedOn w:val="a0"/>
    <w:link w:val="6"/>
    <w:uiPriority w:val="9"/>
    <w:semiHidden/>
    <w:rsid w:val="00E13B5B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character" w:customStyle="1" w:styleId="7Char">
    <w:name w:val="标题 7 Char"/>
    <w:basedOn w:val="a0"/>
    <w:link w:val="7"/>
    <w:uiPriority w:val="9"/>
    <w:semiHidden/>
    <w:rsid w:val="00E13B5B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8Char">
    <w:name w:val="标题 8 Char"/>
    <w:basedOn w:val="a0"/>
    <w:link w:val="8"/>
    <w:uiPriority w:val="9"/>
    <w:semiHidden/>
    <w:rsid w:val="00E13B5B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9Char">
    <w:name w:val="标题 9 Char"/>
    <w:basedOn w:val="a0"/>
    <w:link w:val="9"/>
    <w:uiPriority w:val="9"/>
    <w:semiHidden/>
    <w:rsid w:val="00E13B5B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styleId="ae">
    <w:name w:val="Title"/>
    <w:basedOn w:val="a"/>
    <w:next w:val="a"/>
    <w:link w:val="Char3"/>
    <w:uiPriority w:val="10"/>
    <w:qFormat/>
    <w:rsid w:val="00E13B5B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Char3">
    <w:name w:val="标题 Char"/>
    <w:basedOn w:val="a0"/>
    <w:link w:val="ae"/>
    <w:uiPriority w:val="10"/>
    <w:rsid w:val="00E13B5B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af">
    <w:name w:val="Subtitle"/>
    <w:basedOn w:val="a"/>
    <w:next w:val="a"/>
    <w:link w:val="Char4"/>
    <w:uiPriority w:val="11"/>
    <w:qFormat/>
    <w:rsid w:val="00E13B5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4">
    <w:name w:val="副标题 Char"/>
    <w:basedOn w:val="a0"/>
    <w:link w:val="af"/>
    <w:uiPriority w:val="11"/>
    <w:rsid w:val="00E13B5B"/>
    <w:rPr>
      <w:rFonts w:asciiTheme="majorHAnsi" w:eastAsiaTheme="majorEastAsia" w:hAnsiTheme="majorHAnsi" w:cstheme="majorBidi"/>
      <w:sz w:val="24"/>
      <w:szCs w:val="24"/>
    </w:rPr>
  </w:style>
  <w:style w:type="character" w:styleId="af0">
    <w:name w:val="Strong"/>
    <w:basedOn w:val="a0"/>
    <w:uiPriority w:val="22"/>
    <w:qFormat/>
    <w:rsid w:val="00E13B5B"/>
    <w:rPr>
      <w:b/>
      <w:bCs/>
    </w:rPr>
  </w:style>
  <w:style w:type="character" w:styleId="af1">
    <w:name w:val="Emphasis"/>
    <w:basedOn w:val="a0"/>
    <w:uiPriority w:val="20"/>
    <w:qFormat/>
    <w:rsid w:val="00E13B5B"/>
    <w:rPr>
      <w:i/>
      <w:iCs/>
    </w:rPr>
  </w:style>
  <w:style w:type="paragraph" w:styleId="af2">
    <w:name w:val="Quote"/>
    <w:basedOn w:val="a"/>
    <w:next w:val="a"/>
    <w:link w:val="Char5"/>
    <w:uiPriority w:val="29"/>
    <w:qFormat/>
    <w:rsid w:val="00E13B5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har5">
    <w:name w:val="引用 Char"/>
    <w:basedOn w:val="a0"/>
    <w:link w:val="af2"/>
    <w:uiPriority w:val="29"/>
    <w:rsid w:val="00E13B5B"/>
    <w:rPr>
      <w:i/>
      <w:iCs/>
      <w:color w:val="404040" w:themeColor="text1" w:themeTint="BF"/>
    </w:rPr>
  </w:style>
  <w:style w:type="paragraph" w:styleId="af3">
    <w:name w:val="Intense Quote"/>
    <w:basedOn w:val="a"/>
    <w:next w:val="a"/>
    <w:link w:val="Char6"/>
    <w:uiPriority w:val="30"/>
    <w:qFormat/>
    <w:rsid w:val="00E13B5B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har6">
    <w:name w:val="明显引用 Char"/>
    <w:basedOn w:val="a0"/>
    <w:link w:val="af3"/>
    <w:uiPriority w:val="30"/>
    <w:rsid w:val="00E13B5B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af4">
    <w:name w:val="Subtle Emphasis"/>
    <w:basedOn w:val="a0"/>
    <w:uiPriority w:val="19"/>
    <w:qFormat/>
    <w:rsid w:val="00E13B5B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E13B5B"/>
    <w:rPr>
      <w:b/>
      <w:bCs/>
      <w:i/>
      <w:iCs/>
    </w:rPr>
  </w:style>
  <w:style w:type="character" w:styleId="af6">
    <w:name w:val="Subtle Reference"/>
    <w:basedOn w:val="a0"/>
    <w:uiPriority w:val="31"/>
    <w:qFormat/>
    <w:rsid w:val="00E13B5B"/>
    <w:rPr>
      <w:smallCaps/>
      <w:color w:val="404040" w:themeColor="text1" w:themeTint="BF"/>
      <w:u w:val="single" w:color="7F7F7F" w:themeColor="text1" w:themeTint="80"/>
    </w:rPr>
  </w:style>
  <w:style w:type="character" w:styleId="af7">
    <w:name w:val="Intense Reference"/>
    <w:basedOn w:val="a0"/>
    <w:uiPriority w:val="32"/>
    <w:qFormat/>
    <w:rsid w:val="00E13B5B"/>
    <w:rPr>
      <w:b/>
      <w:bCs/>
      <w:smallCaps/>
      <w:spacing w:val="5"/>
      <w:u w:val="single"/>
    </w:rPr>
  </w:style>
  <w:style w:type="character" w:styleId="af8">
    <w:name w:val="Book Title"/>
    <w:basedOn w:val="a0"/>
    <w:uiPriority w:val="33"/>
    <w:qFormat/>
    <w:rsid w:val="00E13B5B"/>
    <w:rPr>
      <w:b/>
      <w:bCs/>
      <w:smallCaps/>
    </w:rPr>
  </w:style>
  <w:style w:type="paragraph" w:styleId="TOC">
    <w:name w:val="TOC Heading"/>
    <w:basedOn w:val="1"/>
    <w:next w:val="a"/>
    <w:uiPriority w:val="39"/>
    <w:unhideWhenUsed/>
    <w:qFormat/>
    <w:rsid w:val="00E13B5B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FB7A4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B7A44"/>
    <w:pPr>
      <w:spacing w:after="100"/>
      <w:ind w:left="200"/>
    </w:pPr>
  </w:style>
  <w:style w:type="table" w:customStyle="1" w:styleId="ListTable3-Accent11">
    <w:name w:val="List Table 3 - Accent 11"/>
    <w:basedOn w:val="a1"/>
    <w:uiPriority w:val="48"/>
    <w:rsid w:val="00FB7A44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Code">
    <w:name w:val="Code"/>
    <w:basedOn w:val="a"/>
    <w:link w:val="CodeChar"/>
    <w:qFormat/>
    <w:rsid w:val="007835C0"/>
    <w:pPr>
      <w:spacing w:after="0"/>
    </w:pPr>
    <w:rPr>
      <w:rFonts w:ascii="Consolas" w:hAnsi="Consolas" w:cs="Consolas"/>
      <w:sz w:val="18"/>
    </w:rPr>
  </w:style>
  <w:style w:type="table" w:customStyle="1" w:styleId="GridTable1Light1">
    <w:name w:val="Grid Table 1 Light1"/>
    <w:basedOn w:val="a1"/>
    <w:uiPriority w:val="46"/>
    <w:rsid w:val="00E112F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odeChar">
    <w:name w:val="Code Char"/>
    <w:basedOn w:val="a0"/>
    <w:link w:val="Code"/>
    <w:rsid w:val="007835C0"/>
    <w:rPr>
      <w:rFonts w:ascii="Consolas" w:hAnsi="Consolas" w:cs="Consolas"/>
      <w:sz w:val="18"/>
    </w:rPr>
  </w:style>
  <w:style w:type="table" w:customStyle="1" w:styleId="TableGridLight1">
    <w:name w:val="Table Grid Light1"/>
    <w:basedOn w:val="a1"/>
    <w:uiPriority w:val="40"/>
    <w:rsid w:val="002F008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30">
    <w:name w:val="toc 3"/>
    <w:basedOn w:val="a"/>
    <w:next w:val="a"/>
    <w:autoRedefine/>
    <w:uiPriority w:val="39"/>
    <w:unhideWhenUsed/>
    <w:rsid w:val="00270517"/>
    <w:pPr>
      <w:spacing w:after="100"/>
      <w:ind w:left="400"/>
    </w:pPr>
  </w:style>
  <w:style w:type="character" w:styleId="af9">
    <w:name w:val="FollowedHyperlink"/>
    <w:basedOn w:val="a0"/>
    <w:uiPriority w:val="99"/>
    <w:semiHidden/>
    <w:unhideWhenUsed/>
    <w:rsid w:val="000F75AE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BA2147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BA2147"/>
  </w:style>
  <w:style w:type="character" w:customStyle="1" w:styleId="inline-code">
    <w:name w:val="inline-code"/>
    <w:basedOn w:val="a0"/>
    <w:uiPriority w:val="1"/>
    <w:qFormat/>
    <w:rsid w:val="00512B2D"/>
    <w:rPr>
      <w:rFonts w:ascii="Consolas" w:hAnsi="Consolas"/>
    </w:rPr>
  </w:style>
  <w:style w:type="paragraph" w:styleId="afa">
    <w:name w:val="endnote text"/>
    <w:basedOn w:val="a"/>
    <w:link w:val="Char7"/>
    <w:uiPriority w:val="99"/>
    <w:semiHidden/>
    <w:unhideWhenUsed/>
    <w:rsid w:val="00EF34F7"/>
    <w:pPr>
      <w:spacing w:after="0" w:line="240" w:lineRule="auto"/>
    </w:pPr>
    <w:rPr>
      <w:sz w:val="20"/>
      <w:szCs w:val="20"/>
    </w:rPr>
  </w:style>
  <w:style w:type="character" w:customStyle="1" w:styleId="Char7">
    <w:name w:val="尾注文本 Char"/>
    <w:basedOn w:val="a0"/>
    <w:link w:val="afa"/>
    <w:uiPriority w:val="99"/>
    <w:semiHidden/>
    <w:rsid w:val="00EF34F7"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sid w:val="00EF34F7"/>
    <w:rPr>
      <w:vertAlign w:val="superscript"/>
    </w:rPr>
  </w:style>
  <w:style w:type="character" w:customStyle="1" w:styleId="UnresolvedMention1">
    <w:name w:val="Unresolved Mention1"/>
    <w:basedOn w:val="a0"/>
    <w:uiPriority w:val="99"/>
    <w:semiHidden/>
    <w:unhideWhenUsed/>
    <w:rsid w:val="005D7A5C"/>
    <w:rPr>
      <w:color w:val="808080"/>
      <w:shd w:val="clear" w:color="auto" w:fill="E6E6E6"/>
    </w:rPr>
  </w:style>
  <w:style w:type="table" w:customStyle="1" w:styleId="GridTable1Light2">
    <w:name w:val="Grid Table 1 Light2"/>
    <w:basedOn w:val="a1"/>
    <w:uiPriority w:val="46"/>
    <w:rsid w:val="0078521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c">
    <w:name w:val="annotation reference"/>
    <w:basedOn w:val="a0"/>
    <w:uiPriority w:val="99"/>
    <w:semiHidden/>
    <w:unhideWhenUsed/>
    <w:rsid w:val="00497247"/>
    <w:rPr>
      <w:sz w:val="16"/>
      <w:szCs w:val="16"/>
    </w:rPr>
  </w:style>
  <w:style w:type="paragraph" w:styleId="afd">
    <w:name w:val="annotation text"/>
    <w:basedOn w:val="a"/>
    <w:link w:val="Char8"/>
    <w:uiPriority w:val="99"/>
    <w:semiHidden/>
    <w:unhideWhenUsed/>
    <w:rsid w:val="00497247"/>
    <w:pPr>
      <w:spacing w:line="240" w:lineRule="auto"/>
    </w:pPr>
    <w:rPr>
      <w:sz w:val="20"/>
      <w:szCs w:val="20"/>
    </w:rPr>
  </w:style>
  <w:style w:type="character" w:customStyle="1" w:styleId="Char8">
    <w:name w:val="批注文字 Char"/>
    <w:basedOn w:val="a0"/>
    <w:link w:val="afd"/>
    <w:uiPriority w:val="99"/>
    <w:semiHidden/>
    <w:rsid w:val="00497247"/>
    <w:rPr>
      <w:sz w:val="20"/>
      <w:szCs w:val="20"/>
    </w:rPr>
  </w:style>
  <w:style w:type="paragraph" w:styleId="afe">
    <w:name w:val="annotation subject"/>
    <w:basedOn w:val="afd"/>
    <w:next w:val="afd"/>
    <w:link w:val="Char9"/>
    <w:uiPriority w:val="99"/>
    <w:semiHidden/>
    <w:unhideWhenUsed/>
    <w:rsid w:val="00497247"/>
    <w:rPr>
      <w:b/>
      <w:bCs/>
    </w:rPr>
  </w:style>
  <w:style w:type="character" w:customStyle="1" w:styleId="Char9">
    <w:name w:val="批注主题 Char"/>
    <w:basedOn w:val="Char8"/>
    <w:link w:val="afe"/>
    <w:uiPriority w:val="99"/>
    <w:semiHidden/>
    <w:rsid w:val="00497247"/>
    <w:rPr>
      <w:b/>
      <w:bCs/>
      <w:sz w:val="20"/>
      <w:szCs w:val="20"/>
    </w:rPr>
  </w:style>
  <w:style w:type="paragraph" w:styleId="aff">
    <w:name w:val="Revision"/>
    <w:hidden/>
    <w:uiPriority w:val="71"/>
    <w:semiHidden/>
    <w:rsid w:val="00FE737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8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image" Target="media/image6.png" Id="rId18" /><Relationship Type="http://schemas.openxmlformats.org/officeDocument/2006/relationships/image" Target="media/image14.png" Id="rId26" /><Relationship Type="http://schemas.openxmlformats.org/officeDocument/2006/relationships/fontTable" Target="fontTable.xml" Id="rId39" /><Relationship Type="http://schemas.openxmlformats.org/officeDocument/2006/relationships/image" Target="media/image9.png" Id="rId21" /><Relationship Type="http://schemas.openxmlformats.org/officeDocument/2006/relationships/hyperlink" Target="https://reactjs.org/docs/higher-order-components.html" TargetMode="External" Id="rId34" /><Relationship Type="http://schemas.microsoft.com/office/2011/relationships/people" Target="people.xml" Id="rId42" /><Relationship Type="http://schemas.microsoft.com/office/2007/relationships/stylesWithEffects" Target="stylesWithEffects.xml" Id="rId7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image" Target="media/image8.png" Id="rId20" /><Relationship Type="http://schemas.openxmlformats.org/officeDocument/2006/relationships/image" Target="media/image17.png" Id="rId29" /><Relationship Type="http://schemas.openxmlformats.org/officeDocument/2006/relationships/theme" Target="theme/theme1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endnotes" Target="endnotes.xml" Id="rId11" /><Relationship Type="http://schemas.openxmlformats.org/officeDocument/2006/relationships/image" Target="media/image12.png" Id="rId24" /><Relationship Type="http://schemas.openxmlformats.org/officeDocument/2006/relationships/hyperlink" Target="https://ant.design/components/form/" TargetMode="External" Id="rId32" /><Relationship Type="http://schemas.openxmlformats.org/officeDocument/2006/relationships/header" Target="header2.xml" Id="rId37" /><Relationship Type="http://schemas.openxmlformats.org/officeDocument/2006/relationships/glossaryDocument" Target="glossary/document.xml" Id="rId40" /><Relationship Type="http://schemas.openxmlformats.org/officeDocument/2006/relationships/numbering" Target="numbering.xml" Id="rId5" /><Relationship Type="http://schemas.openxmlformats.org/officeDocument/2006/relationships/image" Target="media/image3.png" Id="rId15" /><Relationship Type="http://schemas.openxmlformats.org/officeDocument/2006/relationships/image" Target="media/image11.png" Id="rId23" /><Relationship Type="http://schemas.openxmlformats.org/officeDocument/2006/relationships/image" Target="media/image16.png" Id="rId28" /><Relationship Type="http://schemas.openxmlformats.org/officeDocument/2006/relationships/header" Target="header1.xml" Id="rId36" /><Relationship Type="http://schemas.openxmlformats.org/officeDocument/2006/relationships/footnotes" Target="footnotes.xml" Id="rId10" /><Relationship Type="http://schemas.openxmlformats.org/officeDocument/2006/relationships/image" Target="media/image7.png" Id="rId19" /><Relationship Type="http://schemas.openxmlformats.org/officeDocument/2006/relationships/image" Target="media/image19.png" Id="rId31" /><Relationship Type="http://schemas.microsoft.com/office/2011/relationships/commentsExtended" Target="commentsExtended.xml" Id="rId44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comments" Target="comments.xml" Id="rId14" /><Relationship Type="http://schemas.openxmlformats.org/officeDocument/2006/relationships/image" Target="media/image10.png" Id="rId22" /><Relationship Type="http://schemas.openxmlformats.org/officeDocument/2006/relationships/image" Target="media/image15.png" Id="rId27" /><Relationship Type="http://schemas.openxmlformats.org/officeDocument/2006/relationships/image" Target="media/image18.png" Id="rId30" /><Relationship Type="http://schemas.openxmlformats.org/officeDocument/2006/relationships/hyperlink" Target="https://medium.com/@mappmechanic/react-utility-higher-order-components-as-decorators-tc39-stage-2-9e9f3a17688a" TargetMode="External" Id="rId35" /><Relationship Type="http://schemas.microsoft.com/office/2016/09/relationships/commentsIds" Target="commentsIds.xml" Id="rId43" /><Relationship Type="http://schemas.openxmlformats.org/officeDocument/2006/relationships/settings" Target="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1.png" Id="rId12" /><Relationship Type="http://schemas.openxmlformats.org/officeDocument/2006/relationships/image" Target="media/image5.png" Id="rId17" /><Relationship Type="http://schemas.openxmlformats.org/officeDocument/2006/relationships/image" Target="media/image13.png" Id="rId25" /><Relationship Type="http://schemas.openxmlformats.org/officeDocument/2006/relationships/hyperlink" Target="https://ant.design/components/button/" TargetMode="External" Id="rId33" /><Relationship Type="http://schemas.openxmlformats.org/officeDocument/2006/relationships/header" Target="header3.xml" Id="rId38" /><Relationship Type="http://schemas.openxmlformats.org/officeDocument/2006/relationships/image" Target="/media/image16.png" Id="Rda4f7c15efd94be0" /><Relationship Type="http://schemas.openxmlformats.org/officeDocument/2006/relationships/image" Target="/media/image1a.png" Id="R9c82378fe50a40d8" /><Relationship Type="http://schemas.openxmlformats.org/officeDocument/2006/relationships/image" Target="/media/image1d.png" Id="R0a6c632e345040c0" /><Relationship Type="http://schemas.openxmlformats.org/officeDocument/2006/relationships/image" Target="/media/image1b.png" Id="Rc2b47406953a4a69" /><Relationship Type="http://schemas.openxmlformats.org/officeDocument/2006/relationships/image" Target="/media/image1c.png" Id="Rb8a1ce6885704e3e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7414B9"/>
    <w:rsid w:val="00741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925934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AE4AB4AD960647A7ADFB03BA37BF94" ma:contentTypeVersion="4" ma:contentTypeDescription="Create a new document." ma:contentTypeScope="" ma:versionID="6438c3c7d8ec645d30911d2614df66d9">
  <xsd:schema xmlns:xsd="http://www.w3.org/2001/XMLSchema" xmlns:xs="http://www.w3.org/2001/XMLSchema" xmlns:p="http://schemas.microsoft.com/office/2006/metadata/properties" xmlns:ns2="7e510295-d6c8-40b5-9389-0d61b4b0bf5e" xmlns:ns3="17b25e46-c0c8-47e5-9ca5-f52a5cd246fe" targetNamespace="http://schemas.microsoft.com/office/2006/metadata/properties" ma:root="true" ma:fieldsID="460468a8210a7f8feb7bd2f26d41444d" ns2:_="" ns3:_="">
    <xsd:import namespace="7e510295-d6c8-40b5-9389-0d61b4b0bf5e"/>
    <xsd:import namespace="17b25e46-c0c8-47e5-9ca5-f52a5cd246f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510295-d6c8-40b5-9389-0d61b4b0bf5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25e46-c0c8-47e5-9ca5-f52a5cd246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C0485F-7D5C-481D-A503-A92FB33E3F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336000-C01F-4B99-8BB3-293D7C2E8D83}">
  <ds:schemaRefs>
    <ds:schemaRef ds:uri="http://purl.org/dc/elements/1.1/"/>
    <ds:schemaRef ds:uri="7e510295-d6c8-40b5-9389-0d61b4b0bf5e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93EC4E01-3755-42F5-9ABD-B118612B10AE}"/>
</file>

<file path=customXml/itemProps4.xml><?xml version="1.0" encoding="utf-8"?>
<ds:datastoreItem xmlns:ds="http://schemas.openxmlformats.org/officeDocument/2006/customXml" ds:itemID="{FA863D87-12C0-4002-84E4-1270CADB949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PChuang@a10networks.com</dc:creator>
  <keywords/>
  <dc:description/>
  <lastModifiedBy>Roll Tsai</lastModifiedBy>
  <revision>46</revision>
  <lastPrinted>2014-11-24T02:30:00.0000000Z</lastPrinted>
  <dcterms:created xsi:type="dcterms:W3CDTF">2018-01-10T07:43:00.0000000Z</dcterms:created>
  <dcterms:modified xsi:type="dcterms:W3CDTF">2018-08-23T08:13:41.3130902Z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0x01010082AE4AB4AD960647A7ADFB03BA37BF94</vt:lpwstr>
  </property>
</Properties>
</file>